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E0D62" w:rsidRPr="00D530A4" w:rsidRDefault="00DC0722" w:rsidP="00D530A4">
      <w:pPr>
        <w:widowControl w:val="0"/>
        <w:spacing w:after="120" w:line="240" w:lineRule="auto"/>
        <w:jc w:val="center"/>
        <w:rPr>
          <w:rFonts w:ascii="Times New Roman" w:eastAsia="Times New Roman" w:hAnsi="Times New Roman" w:cs="Times New Roman"/>
          <w:color w:val="000000"/>
        </w:rPr>
      </w:pPr>
      <w:r w:rsidRPr="00D530A4">
        <w:rPr>
          <w:rFonts w:ascii="Times New Roman" w:eastAsia="Times New Roman" w:hAnsi="Times New Roman" w:cs="Times New Roman"/>
          <w:b/>
          <w:bCs/>
          <w:color w:val="000000"/>
        </w:rPr>
        <w:t>Collaborative Research: Spatiotemporal variability in ecosystem stability landscapes</w:t>
      </w:r>
    </w:p>
    <w:p w14:paraId="00000002" w14:textId="4CEE2342" w:rsidR="008E0D62" w:rsidRDefault="00DC0722" w:rsidP="00D530A4">
      <w:pPr>
        <w:widowControl w:val="0"/>
        <w:spacing w:after="120" w:line="240" w:lineRule="auto"/>
        <w:rPr>
          <w:rFonts w:ascii="Times New Roman" w:hAnsi="Times New Roman" w:cs="Times New Roman"/>
        </w:rPr>
      </w:pPr>
      <w:r w:rsidRPr="00D530A4">
        <w:rPr>
          <w:rFonts w:ascii="Times New Roman" w:eastAsia="Times New Roman" w:hAnsi="Times New Roman" w:cs="Times New Roman"/>
          <w:color w:val="000000"/>
        </w:rPr>
        <w:t>Ecosystem dynamics reflect both the state of a system and the dynamical structure governing how that state can change. Stability landscapes</w:t>
      </w:r>
      <w:sdt>
        <w:sdtPr>
          <w:rPr>
            <w:rFonts w:ascii="Times New Roman" w:hAnsi="Times New Roman" w:cs="Times New Roman"/>
          </w:rPr>
          <w:tag w:val="goog_rdk_0"/>
          <w:id w:val="-976369252"/>
        </w:sdtPr>
        <w:sdtEndPr/>
        <w:sdtContent>
          <w:ins w:id="0" w:author="Jonathan Walter" w:date="2026-10-02T14:38:00Z">
            <w:r w:rsidRPr="00D530A4">
              <w:rPr>
                <w:rFonts w:ascii="Times New Roman" w:eastAsia="Times New Roman" w:hAnsi="Times New Roman" w:cs="Times New Roman"/>
                <w:color w:val="000000"/>
              </w:rPr>
              <w:t>, often illustrated using the “ball-and-cup” diagram (e.g., Figure 1),</w:t>
            </w:r>
          </w:ins>
        </w:sdtContent>
      </w:sdt>
      <w:r w:rsidRPr="00D530A4">
        <w:rPr>
          <w:rFonts w:ascii="Times New Roman" w:eastAsia="Times New Roman" w:hAnsi="Times New Roman" w:cs="Times New Roman"/>
          <w:color w:val="000000"/>
        </w:rPr>
        <w:t xml:space="preserve"> </w:t>
      </w:r>
      <w:sdt>
        <w:sdtPr>
          <w:rPr>
            <w:rFonts w:ascii="Times New Roman" w:hAnsi="Times New Roman" w:cs="Times New Roman"/>
          </w:rPr>
          <w:tag w:val="goog_rdk_1"/>
          <w:id w:val="-1800316449"/>
        </w:sdtPr>
        <w:sdtEndPr/>
        <w:sdtContent>
          <w:del w:id="1" w:author="Jonathan Walter" w:date="2026-10-02T13:22:00Z">
            <w:r w:rsidRPr="00D530A4">
              <w:rPr>
                <w:rFonts w:ascii="Times New Roman" w:eastAsia="Times New Roman" w:hAnsi="Times New Roman" w:cs="Times New Roman"/>
                <w:color w:val="000000"/>
              </w:rPr>
              <w:delText xml:space="preserve">provide a conceptual </w:delText>
            </w:r>
          </w:del>
        </w:sdtContent>
      </w:sdt>
      <w:r w:rsidRPr="00D530A4">
        <w:rPr>
          <w:rFonts w:ascii="Times New Roman" w:eastAsia="Times New Roman" w:hAnsi="Times New Roman" w:cs="Times New Roman"/>
          <w:color w:val="000000"/>
        </w:rPr>
        <w:t>represent</w:t>
      </w:r>
      <w:sdt>
        <w:sdtPr>
          <w:rPr>
            <w:rFonts w:ascii="Times New Roman" w:hAnsi="Times New Roman" w:cs="Times New Roman"/>
          </w:rPr>
          <w:tag w:val="goog_rdk_2"/>
          <w:id w:val="-1689445803"/>
        </w:sdtPr>
        <w:sdtEndPr/>
        <w:sdtContent>
          <w:del w:id="2" w:author="Jonathan Walter" w:date="2026-10-02T13:22:00Z">
            <w:r w:rsidRPr="00D530A4">
              <w:rPr>
                <w:rFonts w:ascii="Times New Roman" w:eastAsia="Times New Roman" w:hAnsi="Times New Roman" w:cs="Times New Roman"/>
                <w:color w:val="000000"/>
              </w:rPr>
              <w:delText>ation of</w:delText>
            </w:r>
          </w:del>
        </w:sdtContent>
      </w:sdt>
      <w:r w:rsidRPr="00D530A4">
        <w:rPr>
          <w:rFonts w:ascii="Times New Roman" w:eastAsia="Times New Roman" w:hAnsi="Times New Roman" w:cs="Times New Roman"/>
          <w:color w:val="000000"/>
        </w:rPr>
        <w:t xml:space="preserve"> t</w:t>
      </w:r>
      <w:r w:rsidRPr="00D530A4">
        <w:rPr>
          <w:rFonts w:ascii="Times New Roman" w:eastAsia="Times New Roman" w:hAnsi="Times New Roman" w:cs="Times New Roman"/>
          <w:color w:val="000000"/>
        </w:rPr>
        <w:t>his structure: stable equilibria define states toward which ecosystems tend, unstable equilibria</w:t>
      </w:r>
      <w:sdt>
        <w:sdtPr>
          <w:rPr>
            <w:rFonts w:ascii="Times New Roman" w:hAnsi="Times New Roman" w:cs="Times New Roman"/>
          </w:rPr>
          <w:tag w:val="goog_rdk_3"/>
          <w:id w:val="1855257277"/>
        </w:sdtPr>
        <w:sdtEndPr/>
        <w:sdtContent>
          <w:ins w:id="3" w:author="Jonathan Walter" w:date="2026-10-02T13:38:00Z">
            <w:r w:rsidRPr="00D530A4">
              <w:rPr>
                <w:rFonts w:ascii="Times New Roman" w:eastAsia="Times New Roman" w:hAnsi="Times New Roman" w:cs="Times New Roman"/>
                <w:color w:val="000000"/>
              </w:rPr>
              <w:t xml:space="preserve"> (i.e., “thresholds” or “tipping points”)</w:t>
            </w:r>
          </w:ins>
        </w:sdtContent>
      </w:sdt>
      <w:r w:rsidRPr="00D530A4">
        <w:rPr>
          <w:rFonts w:ascii="Times New Roman" w:eastAsia="Times New Roman" w:hAnsi="Times New Roman" w:cs="Times New Roman"/>
          <w:color w:val="000000"/>
        </w:rPr>
        <w:t xml:space="preserve"> separate their basins of attraction, and landscape geometry </w:t>
      </w:r>
      <w:sdt>
        <w:sdtPr>
          <w:rPr>
            <w:rFonts w:ascii="Times New Roman" w:hAnsi="Times New Roman" w:cs="Times New Roman"/>
          </w:rPr>
          <w:tag w:val="goog_rdk_4"/>
          <w:id w:val="-2048062048"/>
        </w:sdtPr>
        <w:sdtEndPr/>
        <w:sdtContent>
          <w:del w:id="4" w:author="Jonathan Walter" w:date="2026-10-02T13:23:00Z">
            <w:r w:rsidRPr="00D530A4">
              <w:rPr>
                <w:rFonts w:ascii="Times New Roman" w:eastAsia="Times New Roman" w:hAnsi="Times New Roman" w:cs="Times New Roman"/>
                <w:color w:val="000000"/>
              </w:rPr>
              <w:delText xml:space="preserve">determines </w:delText>
            </w:r>
          </w:del>
        </w:sdtContent>
      </w:sdt>
      <w:sdt>
        <w:sdtPr>
          <w:rPr>
            <w:rFonts w:ascii="Times New Roman" w:hAnsi="Times New Roman" w:cs="Times New Roman"/>
          </w:rPr>
          <w:tag w:val="goog_rdk_5"/>
          <w:id w:val="60059467"/>
        </w:sdtPr>
        <w:sdtEndPr/>
        <w:sdtContent>
          <w:ins w:id="5" w:author="Jonathan Walter" w:date="2026-10-02T13:23:00Z">
            <w:r w:rsidRPr="00D530A4">
              <w:rPr>
                <w:rFonts w:ascii="Times New Roman" w:eastAsia="Times New Roman" w:hAnsi="Times New Roman" w:cs="Times New Roman"/>
                <w:color w:val="000000"/>
              </w:rPr>
              <w:t xml:space="preserve">determines </w:t>
            </w:r>
          </w:ins>
        </w:sdtContent>
      </w:sdt>
      <w:r w:rsidRPr="00D530A4">
        <w:rPr>
          <w:rFonts w:ascii="Times New Roman" w:eastAsia="Times New Roman" w:hAnsi="Times New Roman" w:cs="Times New Roman"/>
          <w:color w:val="000000"/>
        </w:rPr>
        <w:t>whether perturbation</w:t>
      </w:r>
      <w:sdt>
        <w:sdtPr>
          <w:rPr>
            <w:rFonts w:ascii="Times New Roman" w:hAnsi="Times New Roman" w:cs="Times New Roman"/>
          </w:rPr>
          <w:tag w:val="goog_rdk_6"/>
          <w:id w:val="-330923867"/>
        </w:sdtPr>
        <w:sdtEndPr/>
        <w:sdtContent>
          <w:ins w:id="6" w:author="Jonathan Walter" w:date="2026-10-02T13:39:00Z">
            <w:r w:rsidRPr="00D530A4">
              <w:rPr>
                <w:rFonts w:ascii="Times New Roman" w:eastAsia="Times New Roman" w:hAnsi="Times New Roman" w:cs="Times New Roman"/>
                <w:color w:val="000000"/>
              </w:rPr>
              <w:t>s of a giv</w:t>
            </w:r>
            <w:r w:rsidRPr="00D530A4">
              <w:rPr>
                <w:rFonts w:ascii="Times New Roman" w:eastAsia="Times New Roman" w:hAnsi="Times New Roman" w:cs="Times New Roman"/>
                <w:color w:val="000000"/>
              </w:rPr>
              <w:t xml:space="preserve">en magnitude </w:t>
            </w:r>
          </w:ins>
        </w:sdtContent>
      </w:sdt>
      <w:sdt>
        <w:sdtPr>
          <w:rPr>
            <w:rFonts w:ascii="Times New Roman" w:hAnsi="Times New Roman" w:cs="Times New Roman"/>
          </w:rPr>
          <w:tag w:val="goog_rdk_7"/>
          <w:id w:val="1449387507"/>
        </w:sdtPr>
        <w:sdtEndPr/>
        <w:sdtContent>
          <w:del w:id="7" w:author="Jonathan Walter" w:date="2026-10-02T13:39:00Z">
            <w:r w:rsidRPr="00D530A4">
              <w:rPr>
                <w:rFonts w:ascii="Times New Roman" w:eastAsia="Times New Roman" w:hAnsi="Times New Roman" w:cs="Times New Roman"/>
                <w:color w:val="000000"/>
              </w:rPr>
              <w:delText xml:space="preserve">s </w:delText>
            </w:r>
          </w:del>
        </w:sdtContent>
      </w:sdt>
      <w:r w:rsidRPr="00D530A4">
        <w:rPr>
          <w:rFonts w:ascii="Times New Roman" w:eastAsia="Times New Roman" w:hAnsi="Times New Roman" w:cs="Times New Roman"/>
          <w:color w:val="000000"/>
        </w:rPr>
        <w:t xml:space="preserve">are absorbed or instead push a system </w:t>
      </w:r>
      <w:sdt>
        <w:sdtPr>
          <w:rPr>
            <w:rFonts w:ascii="Times New Roman" w:hAnsi="Times New Roman" w:cs="Times New Roman"/>
          </w:rPr>
          <w:tag w:val="goog_rdk_8"/>
          <w:id w:val="1395908442"/>
        </w:sdtPr>
        <w:sdtEndPr/>
        <w:sdtContent>
          <w:del w:id="8" w:author="Jonathan Walter" w:date="2026-10-02T13:39:00Z">
            <w:r w:rsidRPr="00D530A4">
              <w:rPr>
                <w:rFonts w:ascii="Times New Roman" w:eastAsia="Times New Roman" w:hAnsi="Times New Roman" w:cs="Times New Roman"/>
                <w:color w:val="000000"/>
              </w:rPr>
              <w:delText xml:space="preserve">toward </w:delText>
            </w:r>
          </w:del>
        </w:sdtContent>
      </w:sdt>
      <w:sdt>
        <w:sdtPr>
          <w:rPr>
            <w:rFonts w:ascii="Times New Roman" w:hAnsi="Times New Roman" w:cs="Times New Roman"/>
          </w:rPr>
          <w:tag w:val="goog_rdk_9"/>
          <w:id w:val="681988637"/>
        </w:sdtPr>
        <w:sdtEndPr/>
        <w:sdtContent>
          <w:ins w:id="9" w:author="Jonathan Walter" w:date="2026-10-02T13:39:00Z">
            <w:r w:rsidRPr="00D530A4">
              <w:rPr>
                <w:rFonts w:ascii="Times New Roman" w:eastAsia="Times New Roman" w:hAnsi="Times New Roman" w:cs="Times New Roman"/>
                <w:color w:val="000000"/>
              </w:rPr>
              <w:t xml:space="preserve">into </w:t>
            </w:r>
          </w:ins>
        </w:sdtContent>
      </w:sdt>
      <w:r w:rsidRPr="00D530A4">
        <w:rPr>
          <w:rFonts w:ascii="Times New Roman" w:eastAsia="Times New Roman" w:hAnsi="Times New Roman" w:cs="Times New Roman"/>
          <w:color w:val="000000"/>
        </w:rPr>
        <w:t xml:space="preserve">an alternative state. Thus, ecosystems in similar states may respond very differently to the same perturbation if their underlying stability landscapes differ. Ecology has developed a rich </w:t>
      </w:r>
      <w:sdt>
        <w:sdtPr>
          <w:rPr>
            <w:rFonts w:ascii="Times New Roman" w:hAnsi="Times New Roman" w:cs="Times New Roman"/>
          </w:rPr>
          <w:tag w:val="goog_rdk_10"/>
          <w:id w:val="-92811744"/>
        </w:sdtPr>
        <w:sdtEndPr/>
        <w:sdtContent>
          <w:del w:id="10" w:author="Jonathan Walter" w:date="2026-10-02T13:24:00Z">
            <w:r w:rsidRPr="00D530A4">
              <w:rPr>
                <w:rFonts w:ascii="Times New Roman" w:eastAsia="Times New Roman" w:hAnsi="Times New Roman" w:cs="Times New Roman"/>
                <w:color w:val="000000"/>
              </w:rPr>
              <w:delText xml:space="preserve">theory </w:delText>
            </w:r>
          </w:del>
        </w:sdtContent>
      </w:sdt>
      <w:sdt>
        <w:sdtPr>
          <w:rPr>
            <w:rFonts w:ascii="Times New Roman" w:hAnsi="Times New Roman" w:cs="Times New Roman"/>
          </w:rPr>
          <w:tag w:val="goog_rdk_11"/>
          <w:id w:val="-1385131153"/>
        </w:sdtPr>
        <w:sdtEndPr/>
        <w:sdtContent>
          <w:ins w:id="11" w:author="Jonathan Walter" w:date="2026-10-02T13:24:00Z">
            <w:r w:rsidRPr="00D530A4">
              <w:rPr>
                <w:rFonts w:ascii="Times New Roman" w:eastAsia="Times New Roman" w:hAnsi="Times New Roman" w:cs="Times New Roman"/>
                <w:color w:val="000000"/>
              </w:rPr>
              <w:t>understanding of</w:t>
            </w:r>
          </w:ins>
        </w:sdtContent>
      </w:sdt>
      <w:sdt>
        <w:sdtPr>
          <w:rPr>
            <w:rFonts w:ascii="Times New Roman" w:hAnsi="Times New Roman" w:cs="Times New Roman"/>
          </w:rPr>
          <w:tag w:val="goog_rdk_12"/>
          <w:id w:val="1869850266"/>
        </w:sdtPr>
        <w:sdtEndPr/>
        <w:sdtContent>
          <w:del w:id="12" w:author="Jonathan Walter" w:date="2026-10-02T13:24:00Z">
            <w:r w:rsidRPr="00D530A4">
              <w:rPr>
                <w:rFonts w:ascii="Times New Roman" w:eastAsia="Times New Roman" w:hAnsi="Times New Roman" w:cs="Times New Roman"/>
                <w:color w:val="000000"/>
              </w:rPr>
              <w:delText>for</w:delText>
            </w:r>
          </w:del>
        </w:sdtContent>
      </w:sdt>
      <w:r w:rsidRPr="00D530A4">
        <w:rPr>
          <w:rFonts w:ascii="Times New Roman" w:eastAsia="Times New Roman" w:hAnsi="Times New Roman" w:cs="Times New Roman"/>
          <w:color w:val="000000"/>
        </w:rPr>
        <w:t xml:space="preserve"> how ecosystems move within stabili</w:t>
      </w:r>
      <w:r w:rsidRPr="00D530A4">
        <w:rPr>
          <w:rFonts w:ascii="Times New Roman" w:eastAsia="Times New Roman" w:hAnsi="Times New Roman" w:cs="Times New Roman"/>
          <w:color w:val="000000"/>
        </w:rPr>
        <w:t>ty landscapes, but far less understanding of how</w:t>
      </w:r>
      <w:sdt>
        <w:sdtPr>
          <w:rPr>
            <w:rFonts w:ascii="Times New Roman" w:hAnsi="Times New Roman" w:cs="Times New Roman"/>
          </w:rPr>
          <w:tag w:val="goog_rdk_13"/>
          <w:id w:val="1047915306"/>
        </w:sdtPr>
        <w:sdtEndPr/>
        <w:sdtContent>
          <w:ins w:id="13" w:author="Jonathan Walter" w:date="2026-10-02T13:25:00Z">
            <w:r w:rsidRPr="00D530A4">
              <w:rPr>
                <w:rFonts w:ascii="Times New Roman" w:eastAsia="Times New Roman" w:hAnsi="Times New Roman" w:cs="Times New Roman"/>
                <w:color w:val="000000"/>
              </w:rPr>
              <w:t xml:space="preserve"> and why</w:t>
            </w:r>
          </w:ins>
        </w:sdtContent>
      </w:sdt>
      <w:r w:rsidRPr="00D530A4">
        <w:rPr>
          <w:rFonts w:ascii="Times New Roman" w:eastAsia="Times New Roman" w:hAnsi="Times New Roman" w:cs="Times New Roman"/>
          <w:color w:val="000000"/>
        </w:rPr>
        <w:t xml:space="preserve"> those landscapes vary among ecosystems or change through time</w:t>
      </w:r>
      <w:sdt>
        <w:sdtPr>
          <w:rPr>
            <w:rFonts w:ascii="Times New Roman" w:hAnsi="Times New Roman" w:cs="Times New Roman"/>
          </w:rPr>
          <w:tag w:val="goog_rdk_14"/>
          <w:id w:val="210868212"/>
        </w:sdtPr>
        <w:sdtEndPr/>
        <w:sdtContent>
          <w:ins w:id="14" w:author="Jonathan Walter" w:date="2026-10-02T13:41:00Z">
            <w:r w:rsidRPr="00D530A4">
              <w:rPr>
                <w:rFonts w:ascii="Times New Roman" w:eastAsia="Times New Roman" w:hAnsi="Times New Roman" w:cs="Times New Roman"/>
                <w:color w:val="000000"/>
              </w:rPr>
              <w:t>, due in part to limitations in data and analytical methods that have only very recently been relaxed</w:t>
            </w:r>
          </w:ins>
        </w:sdtContent>
      </w:sdt>
      <w:r w:rsidRPr="00D530A4">
        <w:rPr>
          <w:rFonts w:ascii="Times New Roman" w:eastAsia="Times New Roman" w:hAnsi="Times New Roman" w:cs="Times New Roman"/>
          <w:color w:val="000000"/>
        </w:rPr>
        <w:t>.</w:t>
      </w:r>
      <w:sdt>
        <w:sdtPr>
          <w:rPr>
            <w:rFonts w:ascii="Times New Roman" w:hAnsi="Times New Roman" w:cs="Times New Roman"/>
          </w:rPr>
          <w:tag w:val="goog_rdk_15"/>
          <w:id w:val="592952510"/>
        </w:sdtPr>
        <w:sdtEndPr/>
        <w:sdtContent>
          <w:del w:id="15" w:author="Jonathan Walter" w:date="2026-10-02T13:25:00Z">
            <w:r w:rsidRPr="00D530A4">
              <w:rPr>
                <w:rFonts w:ascii="Times New Roman" w:eastAsia="Times New Roman" w:hAnsi="Times New Roman" w:cs="Times New Roman"/>
                <w:color w:val="000000"/>
              </w:rPr>
              <w:delText xml:space="preserve"> [hmm...we should talk about thi</w:delText>
            </w:r>
            <w:r w:rsidRPr="00D530A4">
              <w:rPr>
                <w:rFonts w:ascii="Times New Roman" w:eastAsia="Times New Roman" w:hAnsi="Times New Roman" w:cs="Times New Roman"/>
                <w:color w:val="000000"/>
              </w:rPr>
              <w:delText>s last sentence]</w:delText>
            </w:r>
          </w:del>
        </w:sdtContent>
      </w:sdt>
    </w:p>
    <w:p w14:paraId="262B00EB" w14:textId="3D5F26FA" w:rsidR="00D530A4" w:rsidRDefault="00D530A4" w:rsidP="00D530A4">
      <w:pPr>
        <w:widowControl w:val="0"/>
        <w:spacing w:after="120" w:line="240" w:lineRule="auto"/>
        <w:rPr>
          <w:rFonts w:ascii="Times New Roman" w:hAnsi="Times New Roman" w:cs="Times New Roman"/>
        </w:rPr>
      </w:pPr>
      <w:sdt>
        <w:sdtPr>
          <w:rPr>
            <w:rFonts w:ascii="Times New Roman" w:hAnsi="Times New Roman" w:cs="Times New Roman"/>
          </w:rPr>
          <w:tag w:val="goog_rdk_29"/>
          <w:id w:val="-646654445"/>
        </w:sdtPr>
        <w:sdtContent>
          <w:r w:rsidRPr="00D530A4">
            <w:rPr>
              <w:rFonts w:ascii="Times New Roman" w:eastAsia="Times New Roman" w:hAnsi="Times New Roman" w:cs="Times New Roman"/>
              <w:color w:val="000000"/>
            </w:rPr>
            <w:t xml:space="preserve">Most ecological theory and empirical tests implicitly treat stability landscapes as relatively fixed properties of ecosystems. Although theory identifies mechanisms that determine the location </w:t>
          </w:r>
          <w:sdt>
            <w:sdtPr>
              <w:rPr>
                <w:rFonts w:ascii="Times New Roman" w:hAnsi="Times New Roman" w:cs="Times New Roman"/>
              </w:rPr>
              <w:tag w:val="goog_rdk_16"/>
              <w:id w:val="32473077"/>
              <w:showingPlcHdr/>
            </w:sdtPr>
            <w:sdtContent>
              <w:r>
                <w:rPr>
                  <w:rFonts w:ascii="Times New Roman" w:hAnsi="Times New Roman" w:cs="Times New Roman"/>
                </w:rPr>
                <w:t xml:space="preserve">     </w:t>
              </w:r>
            </w:sdtContent>
          </w:sdt>
          <w:sdt>
            <w:sdtPr>
              <w:rPr>
                <w:rFonts w:ascii="Times New Roman" w:hAnsi="Times New Roman" w:cs="Times New Roman"/>
              </w:rPr>
              <w:tag w:val="goog_rdk_17"/>
              <w:id w:val="-1547843825"/>
            </w:sdtPr>
            <w:sdtContent>
              <w:r w:rsidRPr="00D530A4">
                <w:rPr>
                  <w:rFonts w:ascii="Times New Roman" w:eastAsia="Times New Roman" w:hAnsi="Times New Roman" w:cs="Times New Roman"/>
                  <w:color w:val="000000"/>
                </w:rPr>
                <w:t>of stable</w:t>
              </w:r>
            </w:sdtContent>
          </w:sdt>
          <w:r w:rsidRPr="00D530A4">
            <w:rPr>
              <w:rFonts w:ascii="Times New Roman" w:eastAsia="Times New Roman" w:hAnsi="Times New Roman" w:cs="Times New Roman"/>
              <w:color w:val="000000"/>
            </w:rPr>
            <w:t xml:space="preserve"> equilibria and </w:t>
          </w:r>
          <w:sdt>
            <w:sdtPr>
              <w:rPr>
                <w:rFonts w:ascii="Times New Roman" w:hAnsi="Times New Roman" w:cs="Times New Roman"/>
              </w:rPr>
              <w:tag w:val="goog_rdk_19"/>
              <w:id w:val="1702579908"/>
            </w:sdtPr>
            <w:sdtContent>
              <w:r w:rsidRPr="00D530A4">
                <w:rPr>
                  <w:rFonts w:ascii="Times New Roman" w:eastAsia="Times New Roman" w:hAnsi="Times New Roman" w:cs="Times New Roman"/>
                  <w:color w:val="000000"/>
                </w:rPr>
                <w:t xml:space="preserve">thresholds that separate their basins </w:t>
              </w:r>
            </w:sdtContent>
          </w:sdt>
          <w:r w:rsidRPr="00D530A4">
            <w:rPr>
              <w:rFonts w:ascii="Times New Roman" w:eastAsia="Times New Roman" w:hAnsi="Times New Roman" w:cs="Times New Roman"/>
              <w:color w:val="000000"/>
            </w:rPr>
            <w:t xml:space="preserve">of attraction, we know far less about how these dynamical features vary </w:t>
          </w:r>
          <w:sdt>
            <w:sdtPr>
              <w:rPr>
                <w:rFonts w:ascii="Times New Roman" w:hAnsi="Times New Roman" w:cs="Times New Roman"/>
              </w:rPr>
              <w:tag w:val="goog_rdk_22"/>
              <w:id w:val="536228194"/>
            </w:sdtPr>
            <w:sdtContent>
              <w:r w:rsidRPr="00D530A4">
                <w:rPr>
                  <w:rFonts w:ascii="Times New Roman" w:eastAsia="Times New Roman" w:hAnsi="Times New Roman" w:cs="Times New Roman"/>
                  <w:color w:val="000000"/>
                </w:rPr>
                <w:t>spatiotemporally</w:t>
              </w:r>
            </w:sdtContent>
          </w:sdt>
          <w:r w:rsidRPr="00D530A4">
            <w:rPr>
              <w:rFonts w:ascii="Times New Roman" w:eastAsia="Times New Roman" w:hAnsi="Times New Roman" w:cs="Times New Roman"/>
              <w:color w:val="000000"/>
            </w:rPr>
            <w:t xml:space="preserve">. If stability landscapes are themselves dynamic, then ecological thresholds are not fixed values to be discovered but </w:t>
          </w:r>
          <w:sdt>
            <w:sdtPr>
              <w:rPr>
                <w:rFonts w:ascii="Times New Roman" w:hAnsi="Times New Roman" w:cs="Times New Roman"/>
              </w:rPr>
              <w:tag w:val="goog_rdk_24"/>
              <w:id w:val="-91143551"/>
            </w:sdtPr>
            <w:sdtContent>
              <w:r w:rsidRPr="00D530A4">
                <w:rPr>
                  <w:rFonts w:ascii="Times New Roman" w:eastAsia="Times New Roman" w:hAnsi="Times New Roman" w:cs="Times New Roman"/>
                  <w:color w:val="000000"/>
                </w:rPr>
                <w:t xml:space="preserve">instead are </w:t>
              </w:r>
            </w:sdtContent>
          </w:sdt>
          <w:r w:rsidRPr="00D530A4">
            <w:rPr>
              <w:rFonts w:ascii="Times New Roman" w:eastAsia="Times New Roman" w:hAnsi="Times New Roman" w:cs="Times New Roman"/>
              <w:color w:val="000000"/>
            </w:rPr>
            <w:t xml:space="preserve">emergent properties that shift as the processes and interactions governing ecosystem dynamics change. This perspective may also help reconcile the strong theoretical basis for alternative stable states with equivocal evidence for their prevalence in nature: empirical tests that assume </w:t>
          </w:r>
          <w:sdt>
            <w:sdtPr>
              <w:rPr>
                <w:rFonts w:ascii="Times New Roman" w:hAnsi="Times New Roman" w:cs="Times New Roman"/>
              </w:rPr>
              <w:tag w:val="goog_rdk_26"/>
              <w:id w:val="-1981432831"/>
            </w:sdtPr>
            <w:sdtContent>
              <w:r w:rsidRPr="00D530A4">
                <w:rPr>
                  <w:rFonts w:ascii="Times New Roman" w:eastAsia="Times New Roman" w:hAnsi="Times New Roman" w:cs="Times New Roman"/>
                  <w:color w:val="000000"/>
                </w:rPr>
                <w:t xml:space="preserve">fixed stability landscapes </w:t>
              </w:r>
            </w:sdtContent>
          </w:sdt>
          <w:r w:rsidRPr="00D530A4">
            <w:rPr>
              <w:rFonts w:ascii="Times New Roman" w:eastAsia="Times New Roman" w:hAnsi="Times New Roman" w:cs="Times New Roman"/>
              <w:color w:val="000000"/>
            </w:rPr>
            <w:t>may obscure rather than reveal the underlying dynamical structure.</w:t>
          </w:r>
          <w:sdt>
            <w:sdtPr>
              <w:rPr>
                <w:rFonts w:ascii="Times New Roman" w:hAnsi="Times New Roman" w:cs="Times New Roman"/>
              </w:rPr>
              <w:tag w:val="goog_rdk_28"/>
              <w:id w:val="1771494178"/>
            </w:sdtPr>
            <w:sdtContent/>
          </w:sdt>
        </w:sdtContent>
      </w:sdt>
    </w:p>
    <w:p w14:paraId="00000004" w14:textId="13C92206" w:rsidR="008E0D62" w:rsidRPr="00D530A4" w:rsidRDefault="00DC0722" w:rsidP="00D530A4">
      <w:pPr>
        <w:widowControl w:val="0"/>
        <w:spacing w:after="120" w:line="240" w:lineRule="auto"/>
        <w:rPr>
          <w:rFonts w:ascii="Times New Roman" w:hAnsi="Times New Roman" w:cs="Times New Roman"/>
        </w:rPr>
      </w:pPr>
      <w:r w:rsidRPr="00D530A4">
        <w:rPr>
          <w:rFonts w:ascii="Times New Roman" w:eastAsia="Times New Roman" w:hAnsi="Times New Roman" w:cs="Times New Roman"/>
          <w:color w:val="000000"/>
        </w:rPr>
        <w:t>The shape of the stability landscape</w:t>
      </w:r>
      <w:sdt>
        <w:sdtPr>
          <w:rPr>
            <w:rFonts w:ascii="Times New Roman" w:hAnsi="Times New Roman" w:cs="Times New Roman"/>
          </w:rPr>
          <w:tag w:val="goog_rdk_33"/>
          <w:id w:val="-745243681"/>
        </w:sdtPr>
        <w:sdtEndPr/>
        <w:sdtContent>
          <w:del w:id="16" w:author="Jonathan Walter" w:date="2026-08-14T09:06:00Z">
            <w:r w:rsidRPr="00D530A4">
              <w:rPr>
                <w:rFonts w:ascii="Times New Roman" w:eastAsia="Times New Roman" w:hAnsi="Times New Roman" w:cs="Times New Roman"/>
                <w:color w:val="000000"/>
              </w:rPr>
              <w:delText>,</w:delText>
            </w:r>
          </w:del>
        </w:sdtContent>
      </w:sdt>
      <w:r w:rsidRPr="00D530A4">
        <w:rPr>
          <w:rFonts w:ascii="Times New Roman" w:eastAsia="Times New Roman" w:hAnsi="Times New Roman" w:cs="Times New Roman"/>
          <w:color w:val="000000"/>
        </w:rPr>
        <w:t xml:space="preserve"> and an ecosystem’s position in it</w:t>
      </w:r>
      <w:sdt>
        <w:sdtPr>
          <w:rPr>
            <w:rFonts w:ascii="Times New Roman" w:hAnsi="Times New Roman" w:cs="Times New Roman"/>
          </w:rPr>
          <w:tag w:val="goog_rdk_34"/>
          <w:id w:val="452708219"/>
        </w:sdtPr>
        <w:sdtEndPr/>
        <w:sdtContent>
          <w:del w:id="17" w:author="Jonathan Walter" w:date="2026-08-14T09:06:00Z">
            <w:r w:rsidRPr="00D530A4">
              <w:rPr>
                <w:rFonts w:ascii="Times New Roman" w:eastAsia="Times New Roman" w:hAnsi="Times New Roman" w:cs="Times New Roman"/>
                <w:color w:val="000000"/>
              </w:rPr>
              <w:delText>,</w:delText>
            </w:r>
          </w:del>
        </w:sdtContent>
      </w:sdt>
      <w:r w:rsidRPr="00D530A4">
        <w:rPr>
          <w:rFonts w:ascii="Times New Roman" w:eastAsia="Times New Roman" w:hAnsi="Times New Roman" w:cs="Times New Roman"/>
          <w:color w:val="000000"/>
        </w:rPr>
        <w:t xml:space="preserve"> emerge</w:t>
      </w:r>
      <w:sdt>
        <w:sdtPr>
          <w:rPr>
            <w:rFonts w:ascii="Times New Roman" w:hAnsi="Times New Roman" w:cs="Times New Roman"/>
          </w:rPr>
          <w:tag w:val="goog_rdk_35"/>
          <w:id w:val="-1654424576"/>
        </w:sdtPr>
        <w:sdtEndPr/>
        <w:sdtContent>
          <w:del w:id="18" w:author="Jonathan Walter" w:date="2026-08-14T09:06:00Z">
            <w:r w:rsidRPr="00D530A4">
              <w:rPr>
                <w:rFonts w:ascii="Times New Roman" w:eastAsia="Times New Roman" w:hAnsi="Times New Roman" w:cs="Times New Roman"/>
                <w:color w:val="000000"/>
              </w:rPr>
              <w:delText>s</w:delText>
            </w:r>
          </w:del>
        </w:sdtContent>
      </w:sdt>
      <w:r w:rsidRPr="00D530A4">
        <w:rPr>
          <w:rFonts w:ascii="Times New Roman" w:eastAsia="Times New Roman" w:hAnsi="Times New Roman" w:cs="Times New Roman"/>
          <w:color w:val="000000"/>
        </w:rPr>
        <w:t xml:space="preserve"> fr</w:t>
      </w:r>
      <w:r w:rsidRPr="00D530A4">
        <w:rPr>
          <w:rFonts w:ascii="Times New Roman" w:eastAsia="Times New Roman" w:hAnsi="Times New Roman" w:cs="Times New Roman"/>
          <w:color w:val="000000"/>
        </w:rPr>
        <w:t>om interactions between internal processes (e.g., predator–prey dynamics) and external perturbations (e.g., climate variability; Figure 1).</w:t>
      </w:r>
      <w:sdt>
        <w:sdtPr>
          <w:rPr>
            <w:rFonts w:ascii="Times New Roman" w:hAnsi="Times New Roman" w:cs="Times New Roman"/>
          </w:rPr>
          <w:tag w:val="goog_rdk_36"/>
          <w:id w:val="2048460609"/>
        </w:sdtPr>
        <w:sdtEndPr/>
        <w:sdtContent>
          <w:del w:id="19" w:author="Jonathan Walter" w:date="2026-08-14T09:31:00Z">
            <w:r w:rsidRPr="00D530A4">
              <w:rPr>
                <w:rFonts w:ascii="Times New Roman" w:eastAsia="Times New Roman" w:hAnsi="Times New Roman" w:cs="Times New Roman"/>
                <w:color w:val="000000"/>
              </w:rPr>
              <w:delText xml:space="preserve"> </w:delText>
            </w:r>
          </w:del>
          <w:sdt>
            <w:sdtPr>
              <w:rPr>
                <w:rFonts w:ascii="Times New Roman" w:hAnsi="Times New Roman" w:cs="Times New Roman"/>
              </w:rPr>
              <w:tag w:val="goog_rdk_37"/>
              <w:id w:val="-1977230332"/>
            </w:sdtPr>
            <w:sdtEndPr/>
            <w:sdtContent>
              <w:commentRangeStart w:id="20"/>
            </w:sdtContent>
          </w:sdt>
          <w:del w:id="21" w:author="Jonathan Walter" w:date="2026-08-14T09:31:00Z">
            <w:r w:rsidRPr="00D530A4">
              <w:rPr>
                <w:rFonts w:ascii="Times New Roman" w:eastAsia="Times New Roman" w:hAnsi="Times New Roman" w:cs="Times New Roman"/>
                <w:color w:val="000000"/>
              </w:rPr>
              <w:delText>Resilience is the ability of an ecosystem to maintain state through persistent feedbacks that absorb variability i</w:delText>
            </w:r>
            <w:r w:rsidRPr="00D530A4">
              <w:rPr>
                <w:rFonts w:ascii="Times New Roman" w:eastAsia="Times New Roman" w:hAnsi="Times New Roman" w:cs="Times New Roman"/>
                <w:color w:val="000000"/>
              </w:rPr>
              <w:delText>n internal processes and external drivers</w:delText>
            </w:r>
            <w:r w:rsidRPr="00D530A4">
              <w:rPr>
                <w:rFonts w:ascii="Times New Roman" w:eastAsia="Times New Roman" w:hAnsi="Times New Roman" w:cs="Times New Roman"/>
                <w:color w:val="000000"/>
                <w:vertAlign w:val="superscript"/>
              </w:rPr>
              <w:delText>8</w:delText>
            </w:r>
            <w:commentRangeEnd w:id="20"/>
            <w:r w:rsidRPr="00D530A4">
              <w:rPr>
                <w:rFonts w:ascii="Times New Roman" w:hAnsi="Times New Roman" w:cs="Times New Roman"/>
              </w:rPr>
              <w:commentReference w:id="20"/>
            </w:r>
            <w:r w:rsidRPr="00D530A4">
              <w:rPr>
                <w:rFonts w:ascii="Times New Roman" w:eastAsia="Times New Roman" w:hAnsi="Times New Roman" w:cs="Times New Roman"/>
                <w:color w:val="000000"/>
              </w:rPr>
              <w:delText>.</w:delText>
            </w:r>
          </w:del>
        </w:sdtContent>
      </w:sdt>
      <w:r w:rsidRPr="00D530A4">
        <w:rPr>
          <w:rFonts w:ascii="Times New Roman" w:eastAsia="Times New Roman" w:hAnsi="Times New Roman" w:cs="Times New Roman"/>
          <w:color w:val="000000"/>
        </w:rPr>
        <w:t xml:space="preserve"> Strong </w:t>
      </w:r>
      <w:sdt>
        <w:sdtPr>
          <w:rPr>
            <w:rFonts w:ascii="Times New Roman" w:hAnsi="Times New Roman" w:cs="Times New Roman"/>
          </w:rPr>
          <w:tag w:val="goog_rdk_38"/>
          <w:id w:val="37834720"/>
        </w:sdtPr>
        <w:sdtEndPr/>
        <w:sdtContent>
          <w:ins w:id="22" w:author="Jonathan Walter" w:date="2026-08-14T09:11:00Z">
            <w:r w:rsidRPr="00D530A4">
              <w:rPr>
                <w:rFonts w:ascii="Times New Roman" w:eastAsia="Times New Roman" w:hAnsi="Times New Roman" w:cs="Times New Roman"/>
                <w:color w:val="000000"/>
              </w:rPr>
              <w:t xml:space="preserve">internal </w:t>
            </w:r>
          </w:ins>
        </w:sdtContent>
      </w:sdt>
      <w:r w:rsidRPr="00D530A4">
        <w:rPr>
          <w:rFonts w:ascii="Times New Roman" w:eastAsia="Times New Roman" w:hAnsi="Times New Roman" w:cs="Times New Roman"/>
          <w:color w:val="000000"/>
        </w:rPr>
        <w:t xml:space="preserve">feedbacks deepen the basins of the stability landscape, making the ecosystem more resilient to external shocks </w:t>
      </w:r>
      <w:sdt>
        <w:sdtPr>
          <w:rPr>
            <w:rFonts w:ascii="Times New Roman" w:hAnsi="Times New Roman" w:cs="Times New Roman"/>
          </w:rPr>
          <w:tag w:val="goog_rdk_39"/>
          <w:id w:val="-1251265887"/>
        </w:sdtPr>
        <w:sdtEndPr/>
        <w:sdtContent>
          <w:ins w:id="23" w:author="Jonathan Walter" w:date="2026-08-14T09:29:00Z">
            <w:r w:rsidRPr="00D530A4">
              <w:rPr>
                <w:rFonts w:ascii="Times New Roman" w:eastAsia="Times New Roman" w:hAnsi="Times New Roman" w:cs="Times New Roman"/>
                <w:color w:val="000000"/>
              </w:rPr>
              <w:t xml:space="preserve">in the sense that </w:t>
            </w:r>
            <w:proofErr w:type="spellStart"/>
            <w:r w:rsidRPr="00D530A4">
              <w:rPr>
                <w:rFonts w:ascii="Times New Roman" w:eastAsia="Times New Roman" w:hAnsi="Times New Roman" w:cs="Times New Roman"/>
                <w:color w:val="000000"/>
              </w:rPr>
              <w:t>i</w:t>
            </w:r>
            <w:proofErr w:type="spellEnd"/>
            <w:r w:rsidRPr="00D530A4">
              <w:rPr>
                <w:rFonts w:ascii="Times New Roman" w:eastAsia="Times New Roman" w:hAnsi="Times New Roman" w:cs="Times New Roman"/>
                <w:color w:val="000000"/>
              </w:rPr>
              <w:t>) a larger external shock would be needed to push the system into a new basin of attraction and ii) the system would recover m</w:t>
            </w:r>
            <w:r w:rsidRPr="00D530A4">
              <w:rPr>
                <w:rFonts w:ascii="Times New Roman" w:eastAsia="Times New Roman" w:hAnsi="Times New Roman" w:cs="Times New Roman"/>
                <w:color w:val="000000"/>
              </w:rPr>
              <w:t xml:space="preserve">ore quickly from a shock that does not cause the system to enter a new basin of attraction, compared to a system in a shallower basin of attraction. </w:t>
            </w:r>
          </w:ins>
        </w:sdtContent>
      </w:sdt>
      <w:sdt>
        <w:sdtPr>
          <w:rPr>
            <w:rFonts w:ascii="Times New Roman" w:hAnsi="Times New Roman" w:cs="Times New Roman"/>
          </w:rPr>
          <w:tag w:val="goog_rdk_40"/>
          <w:id w:val="-1131680811"/>
        </w:sdtPr>
        <w:sdtEndPr/>
        <w:sdtContent>
          <w:del w:id="24" w:author="Jonathan Walter" w:date="2026-08-14T09:29:00Z">
            <w:r w:rsidRPr="00D530A4">
              <w:rPr>
                <w:rFonts w:ascii="Times New Roman" w:eastAsia="Times New Roman" w:hAnsi="Times New Roman" w:cs="Times New Roman"/>
                <w:color w:val="000000"/>
              </w:rPr>
              <w:delText xml:space="preserve">that could lead to crossing the threshold. </w:delText>
            </w:r>
          </w:del>
        </w:sdtContent>
      </w:sdt>
      <w:r w:rsidRPr="00D530A4">
        <w:rPr>
          <w:rFonts w:ascii="Times New Roman" w:eastAsia="Times New Roman" w:hAnsi="Times New Roman" w:cs="Times New Roman"/>
          <w:color w:val="000000"/>
        </w:rPr>
        <w:t>Importantly, stability landscapes are not merely conceptual;</w:t>
      </w:r>
      <w:r w:rsidRPr="00D530A4">
        <w:rPr>
          <w:rFonts w:ascii="Times New Roman" w:eastAsia="Times New Roman" w:hAnsi="Times New Roman" w:cs="Times New Roman"/>
          <w:color w:val="000000"/>
        </w:rPr>
        <w:t xml:space="preserve"> there is a mathematical basis for their shape and depth</w:t>
      </w:r>
      <w:sdt>
        <w:sdtPr>
          <w:rPr>
            <w:rFonts w:ascii="Times New Roman" w:hAnsi="Times New Roman" w:cs="Times New Roman"/>
          </w:rPr>
          <w:tag w:val="goog_rdk_41"/>
          <w:id w:val="144129456"/>
        </w:sdtPr>
        <w:sdtEndPr/>
        <w:sdtContent>
          <w:ins w:id="25" w:author="Jonathan Walter" w:date="2026-08-14T09:33:00Z">
            <w:r w:rsidRPr="00D530A4">
              <w:rPr>
                <w:rFonts w:ascii="Times New Roman" w:eastAsia="Times New Roman" w:hAnsi="Times New Roman" w:cs="Times New Roman"/>
                <w:color w:val="000000"/>
              </w:rPr>
              <w:t>, making them quantifiable with appropriate tools</w:t>
            </w:r>
          </w:ins>
        </w:sdtContent>
      </w:sdt>
      <w:r w:rsidRPr="00D530A4">
        <w:rPr>
          <w:rFonts w:ascii="Times New Roman" w:eastAsia="Times New Roman" w:hAnsi="Times New Roman" w:cs="Times New Roman"/>
          <w:color w:val="000000"/>
        </w:rPr>
        <w:t>.</w:t>
      </w:r>
      <w:r w:rsidRPr="00D530A4">
        <w:rPr>
          <w:rFonts w:ascii="Times New Roman" w:eastAsia="Times New Roman" w:hAnsi="Times New Roman" w:cs="Times New Roman"/>
          <w:b/>
          <w:bCs/>
          <w:color w:val="000000"/>
        </w:rPr>
        <w:t xml:space="preserve"> </w:t>
      </w:r>
      <w:r w:rsidRPr="00D530A4">
        <w:rPr>
          <w:rFonts w:ascii="Times New Roman" w:eastAsia="Times New Roman" w:hAnsi="Times New Roman" w:cs="Times New Roman"/>
          <w:color w:val="000000"/>
        </w:rPr>
        <w:t>While</w:t>
      </w:r>
      <w:sdt>
        <w:sdtPr>
          <w:rPr>
            <w:rFonts w:ascii="Times New Roman" w:hAnsi="Times New Roman" w:cs="Times New Roman"/>
          </w:rPr>
          <w:tag w:val="goog_rdk_42"/>
          <w:id w:val="-710954181"/>
        </w:sdtPr>
        <w:sdtEndPr/>
        <w:sdtContent>
          <w:del w:id="26" w:author="Jonathan Walter" w:date="2026-08-14T09:10:00Z">
            <w:r w:rsidRPr="00D530A4">
              <w:rPr>
                <w:rFonts w:ascii="Times New Roman" w:eastAsia="Times New Roman" w:hAnsi="Times New Roman" w:cs="Times New Roman"/>
                <w:color w:val="000000"/>
              </w:rPr>
              <w:delText xml:space="preserve"> these</w:delText>
            </w:r>
          </w:del>
        </w:sdtContent>
      </w:sdt>
      <w:r w:rsidRPr="00D530A4">
        <w:rPr>
          <w:rFonts w:ascii="Times New Roman" w:eastAsia="Times New Roman" w:hAnsi="Times New Roman" w:cs="Times New Roman"/>
          <w:color w:val="000000"/>
        </w:rPr>
        <w:t xml:space="preserve"> concepts </w:t>
      </w:r>
      <w:sdt>
        <w:sdtPr>
          <w:rPr>
            <w:rFonts w:ascii="Times New Roman" w:hAnsi="Times New Roman" w:cs="Times New Roman"/>
          </w:rPr>
          <w:tag w:val="goog_rdk_43"/>
          <w:id w:val="1763709803"/>
        </w:sdtPr>
        <w:sdtEndPr/>
        <w:sdtContent>
          <w:ins w:id="27" w:author="Jonathan Walter" w:date="2026-08-14T09:10:00Z">
            <w:r w:rsidRPr="00D530A4">
              <w:rPr>
                <w:rFonts w:ascii="Times New Roman" w:eastAsia="Times New Roman" w:hAnsi="Times New Roman" w:cs="Times New Roman"/>
                <w:color w:val="000000"/>
              </w:rPr>
              <w:t xml:space="preserve">like stability, tipping points, and resilience </w:t>
            </w:r>
          </w:ins>
        </w:sdtContent>
      </w:sdt>
      <w:r w:rsidRPr="00D530A4">
        <w:rPr>
          <w:rFonts w:ascii="Times New Roman" w:eastAsia="Times New Roman" w:hAnsi="Times New Roman" w:cs="Times New Roman"/>
          <w:color w:val="000000"/>
        </w:rPr>
        <w:t>are well established among ecologists</w:t>
      </w:r>
      <w:sdt>
        <w:sdtPr>
          <w:rPr>
            <w:rFonts w:ascii="Times New Roman" w:hAnsi="Times New Roman" w:cs="Times New Roman"/>
          </w:rPr>
          <w:tag w:val="goog_rdk_44"/>
          <w:id w:val="-359639692"/>
        </w:sdtPr>
        <w:sdtEndPr/>
        <w:sdtContent>
          <w:ins w:id="28" w:author="Jonathan Walter" w:date="2026-08-14T09:34:00Z">
            <w:r w:rsidRPr="00D530A4">
              <w:rPr>
                <w:rFonts w:ascii="Times New Roman" w:eastAsia="Times New Roman" w:hAnsi="Times New Roman" w:cs="Times New Roman"/>
                <w:color w:val="000000"/>
              </w:rPr>
              <w:t xml:space="preserve"> (REFS)</w:t>
            </w:r>
          </w:ins>
        </w:sdtContent>
      </w:sdt>
      <w:r w:rsidRPr="00D530A4">
        <w:rPr>
          <w:rFonts w:ascii="Times New Roman" w:eastAsia="Times New Roman" w:hAnsi="Times New Roman" w:cs="Times New Roman"/>
          <w:color w:val="000000"/>
        </w:rPr>
        <w:t xml:space="preserve">, fundamental questions remain concerning the processes shaping real-world ecosystem stability landscapes, including </w:t>
      </w:r>
      <w:r w:rsidRPr="00D530A4">
        <w:rPr>
          <w:rFonts w:ascii="Times New Roman" w:eastAsia="Times New Roman" w:hAnsi="Times New Roman" w:cs="Times New Roman"/>
          <w:b/>
          <w:bCs/>
          <w:i/>
          <w:iCs/>
          <w:color w:val="000000"/>
        </w:rPr>
        <w:t>how stability landscapes change over time and among similar ecosystems; the primary mechanisms driving these changes; and whether such chan</w:t>
      </w:r>
      <w:r w:rsidRPr="00D530A4">
        <w:rPr>
          <w:rFonts w:ascii="Times New Roman" w:eastAsia="Times New Roman" w:hAnsi="Times New Roman" w:cs="Times New Roman"/>
          <w:b/>
          <w:bCs/>
          <w:i/>
          <w:iCs/>
          <w:color w:val="000000"/>
        </w:rPr>
        <w:t>ges occur synchronously in a portfolio of ecosystems or arise individually.</w:t>
      </w:r>
    </w:p>
    <w:tbl>
      <w:tblPr>
        <w:tblStyle w:val="a2"/>
        <w:tblpPr w:leftFromText="180" w:rightFromText="180" w:vertAnchor="text" w:tblpY="1885"/>
        <w:tblW w:w="49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08"/>
        <w:gridCol w:w="2070"/>
      </w:tblGrid>
      <w:tr w:rsidR="008E0D62" w:rsidRPr="00D530A4" w14:paraId="087E17FB" w14:textId="77777777">
        <w:trPr>
          <w:trHeight w:val="3690"/>
        </w:trPr>
        <w:tc>
          <w:tcPr>
            <w:tcW w:w="2908" w:type="dxa"/>
            <w:tcBorders>
              <w:top w:val="nil"/>
              <w:left w:val="nil"/>
              <w:bottom w:val="nil"/>
              <w:right w:val="nil"/>
            </w:tcBorders>
          </w:tcPr>
          <w:p w14:paraId="00000005" w14:textId="77777777" w:rsidR="008E0D62" w:rsidRPr="00D530A4" w:rsidRDefault="00DC0722" w:rsidP="00D530A4">
            <w:pPr>
              <w:widowControl w:val="0"/>
              <w:spacing w:after="120"/>
              <w:rPr>
                <w:rFonts w:ascii="Times New Roman" w:eastAsia="Times New Roman" w:hAnsi="Times New Roman" w:cs="Times New Roman"/>
              </w:rPr>
            </w:pPr>
            <w:r w:rsidRPr="00D530A4">
              <w:rPr>
                <w:rFonts w:ascii="Times New Roman" w:hAnsi="Times New Roman" w:cs="Times New Roman"/>
                <w:noProof/>
                <w:color w:val="000000"/>
              </w:rPr>
              <w:lastRenderedPageBreak/>
              <w:drawing>
                <wp:inline distT="0" distB="0" distL="0" distR="0" wp14:anchorId="5752E8A8" wp14:editId="22B46B92">
                  <wp:extent cx="1739688" cy="2436297"/>
                  <wp:effectExtent l="0" t="0" r="0" b="0"/>
                  <wp:docPr id="151049737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l="5818"/>
                          <a:stretch>
                            <a:fillRect/>
                          </a:stretch>
                        </pic:blipFill>
                        <pic:spPr>
                          <a:xfrm>
                            <a:off x="0" y="0"/>
                            <a:ext cx="1739688" cy="2436297"/>
                          </a:xfrm>
                          <a:prstGeom prst="rect">
                            <a:avLst/>
                          </a:prstGeom>
                          <a:ln/>
                        </pic:spPr>
                      </pic:pic>
                    </a:graphicData>
                  </a:graphic>
                </wp:inline>
              </w:drawing>
            </w:r>
          </w:p>
        </w:tc>
        <w:tc>
          <w:tcPr>
            <w:tcW w:w="2070" w:type="dxa"/>
            <w:tcBorders>
              <w:top w:val="nil"/>
              <w:left w:val="nil"/>
              <w:bottom w:val="nil"/>
              <w:right w:val="nil"/>
            </w:tcBorders>
          </w:tcPr>
          <w:p w14:paraId="00000006" w14:textId="77777777" w:rsidR="008E0D62" w:rsidRPr="00D530A4" w:rsidRDefault="00DC0722" w:rsidP="00D530A4">
            <w:pPr>
              <w:widowControl w:val="0"/>
              <w:spacing w:after="120"/>
              <w:rPr>
                <w:rFonts w:ascii="Times New Roman" w:eastAsia="Times New Roman" w:hAnsi="Times New Roman" w:cs="Times New Roman"/>
                <w:sz w:val="22"/>
                <w:szCs w:val="22"/>
              </w:rPr>
            </w:pPr>
            <w:r w:rsidRPr="00D530A4">
              <w:rPr>
                <w:rFonts w:ascii="Times New Roman" w:eastAsia="Times New Roman" w:hAnsi="Times New Roman" w:cs="Times New Roman"/>
                <w:b/>
                <w:bCs/>
                <w:i/>
                <w:iCs/>
                <w:color w:val="000000"/>
                <w:sz w:val="22"/>
                <w:szCs w:val="22"/>
              </w:rPr>
              <w:t>Figure 1.</w:t>
            </w:r>
            <w:r w:rsidRPr="00D530A4">
              <w:rPr>
                <w:rFonts w:ascii="Times New Roman" w:eastAsia="Times New Roman" w:hAnsi="Times New Roman" w:cs="Times New Roman"/>
                <w:i/>
                <w:iCs/>
                <w:color w:val="000000"/>
                <w:sz w:val="22"/>
                <w:szCs w:val="22"/>
              </w:rPr>
              <w:t xml:space="preserve"> Stability landscapes of primary production over 3 years in a lake. The shape of the blue basin is controlled by feedbacks that vary due to light attenuation and grazing</w:t>
            </w:r>
            <w:r w:rsidRPr="00D530A4">
              <w:rPr>
                <w:rFonts w:ascii="Times New Roman" w:eastAsia="Times New Roman" w:hAnsi="Times New Roman" w:cs="Times New Roman"/>
                <w:i/>
                <w:iCs/>
                <w:color w:val="000000"/>
                <w:sz w:val="22"/>
                <w:szCs w:val="22"/>
              </w:rPr>
              <w:t xml:space="preserve"> with invasion of a predatory zooplankton. Note the shift in the threshold levels as feedbacks weakened.</w:t>
            </w:r>
          </w:p>
        </w:tc>
      </w:tr>
    </w:tbl>
    <w:p w14:paraId="00000007" w14:textId="775A6859" w:rsidR="008E0D62" w:rsidRPr="00D530A4" w:rsidRDefault="00DC0722" w:rsidP="00D530A4">
      <w:pPr>
        <w:widowControl w:val="0"/>
        <w:spacing w:after="120" w:line="240" w:lineRule="auto"/>
        <w:rPr>
          <w:rFonts w:ascii="Times New Roman" w:eastAsia="Times New Roman" w:hAnsi="Times New Roman" w:cs="Times New Roman"/>
          <w:color w:val="000000"/>
        </w:rPr>
      </w:pPr>
      <w:r w:rsidRPr="00D530A4">
        <w:rPr>
          <w:rFonts w:ascii="Times New Roman" w:eastAsia="Times New Roman" w:hAnsi="Times New Roman" w:cs="Times New Roman"/>
          <w:color w:val="000000"/>
        </w:rPr>
        <w:t xml:space="preserve">Advancing understanding of the processes that govern ecosystem </w:t>
      </w:r>
      <w:r w:rsidR="00D530A4" w:rsidRPr="00D530A4">
        <w:rPr>
          <w:rFonts w:ascii="Times New Roman" w:hAnsi="Times New Roman" w:cs="Times New Roman"/>
        </w:rPr>
        <w:t xml:space="preserve">resilience </w:t>
      </w:r>
      <w:r w:rsidRPr="00D530A4">
        <w:rPr>
          <w:rFonts w:ascii="Times New Roman" w:eastAsia="Times New Roman" w:hAnsi="Times New Roman" w:cs="Times New Roman"/>
          <w:color w:val="000000"/>
        </w:rPr>
        <w:t>has been a central focus of modern ecology</w:t>
      </w:r>
      <w:r w:rsidRPr="00D530A4">
        <w:rPr>
          <w:rFonts w:ascii="Times New Roman" w:eastAsia="Times New Roman" w:hAnsi="Times New Roman" w:cs="Times New Roman"/>
          <w:color w:val="000000"/>
          <w:vertAlign w:val="superscript"/>
        </w:rPr>
        <w:t>9–13</w:t>
      </w:r>
      <w:r w:rsidRPr="00D530A4">
        <w:rPr>
          <w:rFonts w:ascii="Times New Roman" w:eastAsia="Times New Roman" w:hAnsi="Times New Roman" w:cs="Times New Roman"/>
          <w:color w:val="000000"/>
        </w:rPr>
        <w:t>. However, progress in this area has been critically held back by limitations in data availability and analysis methods. For example, easy-to-appl</w:t>
      </w:r>
      <w:r w:rsidRPr="00D530A4">
        <w:rPr>
          <w:rFonts w:ascii="Times New Roman" w:eastAsia="Times New Roman" w:hAnsi="Times New Roman" w:cs="Times New Roman"/>
          <w:color w:val="000000"/>
        </w:rPr>
        <w:t>y statistical indicators of resilience</w:t>
      </w:r>
      <w:r w:rsidRPr="00D530A4">
        <w:rPr>
          <w:rFonts w:ascii="Times New Roman" w:eastAsia="Times New Roman" w:hAnsi="Times New Roman" w:cs="Times New Roman"/>
          <w:color w:val="000000"/>
          <w:vertAlign w:val="superscript"/>
        </w:rPr>
        <w:t>14</w:t>
      </w:r>
      <w:r w:rsidRPr="00D530A4">
        <w:rPr>
          <w:rFonts w:ascii="Times New Roman" w:eastAsia="Times New Roman" w:hAnsi="Times New Roman" w:cs="Times New Roman"/>
          <w:color w:val="000000"/>
        </w:rPr>
        <w:t xml:space="preserve"> can signal eroding resilience without identifying thresholds, but these methods can be unreliable</w:t>
      </w:r>
      <w:r w:rsidRPr="00D530A4">
        <w:rPr>
          <w:rFonts w:ascii="Times New Roman" w:eastAsia="Times New Roman" w:hAnsi="Times New Roman" w:cs="Times New Roman"/>
          <w:color w:val="000000"/>
          <w:vertAlign w:val="superscript"/>
        </w:rPr>
        <w:t>15,16</w:t>
      </w:r>
      <w:r w:rsidRPr="00D530A4">
        <w:rPr>
          <w:rFonts w:ascii="Times New Roman" w:eastAsia="Times New Roman" w:hAnsi="Times New Roman" w:cs="Times New Roman"/>
          <w:color w:val="000000"/>
        </w:rPr>
        <w:t>, especially when the rate of change of the driver is mismatched to the frequency of observations</w:t>
      </w:r>
      <w:r w:rsidRPr="00D530A4">
        <w:rPr>
          <w:rFonts w:ascii="Times New Roman" w:eastAsia="Times New Roman" w:hAnsi="Times New Roman" w:cs="Times New Roman"/>
          <w:color w:val="000000"/>
          <w:vertAlign w:val="superscript"/>
        </w:rPr>
        <w:t>17</w:t>
      </w:r>
      <w:r w:rsidRPr="00D530A4">
        <w:rPr>
          <w:rFonts w:ascii="Times New Roman" w:eastAsia="Times New Roman" w:hAnsi="Times New Roman" w:cs="Times New Roman"/>
          <w:color w:val="000000"/>
        </w:rPr>
        <w:t>. Reconstructi</w:t>
      </w:r>
      <w:r w:rsidRPr="00D530A4">
        <w:rPr>
          <w:rFonts w:ascii="Times New Roman" w:eastAsia="Times New Roman" w:hAnsi="Times New Roman" w:cs="Times New Roman"/>
          <w:color w:val="000000"/>
        </w:rPr>
        <w:t>on of stability landscapes offers a highly detailed view of ecosystem stability including identifying stable and unstable equilibria, characteristics of basins of attraction, and direct measures of resilience; but this practice has long been limited by its</w:t>
      </w:r>
      <w:r w:rsidRPr="00D530A4">
        <w:rPr>
          <w:rFonts w:ascii="Times New Roman" w:eastAsia="Times New Roman" w:hAnsi="Times New Roman" w:cs="Times New Roman"/>
          <w:color w:val="000000"/>
        </w:rPr>
        <w:t xml:space="preserve"> reliance on mathematical models that abstract real-world systems</w:t>
      </w:r>
      <w:r w:rsidRPr="00D530A4">
        <w:rPr>
          <w:rFonts w:ascii="Times New Roman" w:eastAsia="Times New Roman" w:hAnsi="Times New Roman" w:cs="Times New Roman"/>
          <w:color w:val="000000"/>
          <w:vertAlign w:val="superscript"/>
        </w:rPr>
        <w:t>18,19</w:t>
      </w:r>
      <w:r w:rsidRPr="00D530A4">
        <w:rPr>
          <w:rFonts w:ascii="Times New Roman" w:eastAsia="Times New Roman" w:hAnsi="Times New Roman" w:cs="Times New Roman"/>
          <w:color w:val="000000"/>
        </w:rPr>
        <w:t xml:space="preserve"> or massive amounts of data</w:t>
      </w:r>
      <w:r w:rsidRPr="00D530A4">
        <w:rPr>
          <w:rFonts w:ascii="Times New Roman" w:eastAsia="Times New Roman" w:hAnsi="Times New Roman" w:cs="Times New Roman"/>
          <w:color w:val="000000"/>
          <w:vertAlign w:val="superscript"/>
        </w:rPr>
        <w:t>20</w:t>
      </w:r>
      <w:r w:rsidRPr="00D530A4">
        <w:rPr>
          <w:rFonts w:ascii="Times New Roman" w:eastAsia="Times New Roman" w:hAnsi="Times New Roman" w:cs="Times New Roman"/>
          <w:color w:val="000000"/>
        </w:rPr>
        <w:t>. Recent methodological advances enable reconstruction of ecosystem stability landscapes from more modestly sized datasets</w:t>
      </w:r>
      <w:r w:rsidRPr="00D530A4">
        <w:rPr>
          <w:rFonts w:ascii="Times New Roman" w:eastAsia="Times New Roman" w:hAnsi="Times New Roman" w:cs="Times New Roman"/>
          <w:color w:val="000000"/>
          <w:vertAlign w:val="superscript"/>
        </w:rPr>
        <w:t>21</w:t>
      </w:r>
      <w:r w:rsidRPr="00D530A4">
        <w:rPr>
          <w:rFonts w:ascii="Times New Roman" w:eastAsia="Times New Roman" w:hAnsi="Times New Roman" w:cs="Times New Roman"/>
          <w:color w:val="000000"/>
        </w:rPr>
        <w:t>, greatly expanding opportunities</w:t>
      </w:r>
      <w:r w:rsidRPr="00D530A4">
        <w:rPr>
          <w:rFonts w:ascii="Times New Roman" w:eastAsia="Times New Roman" w:hAnsi="Times New Roman" w:cs="Times New Roman"/>
          <w:color w:val="000000"/>
        </w:rPr>
        <w:t xml:space="preserve"> to study how and why ecosystem </w:t>
      </w:r>
      <w:sdt>
        <w:sdtPr>
          <w:rPr>
            <w:rFonts w:ascii="Times New Roman" w:hAnsi="Times New Roman" w:cs="Times New Roman"/>
          </w:rPr>
          <w:tag w:val="goog_rdk_51"/>
          <w:id w:val="-324090855"/>
        </w:sdtPr>
        <w:sdtEndPr/>
        <w:sdtContent>
          <w:r w:rsidRPr="00D530A4">
            <w:rPr>
              <w:rFonts w:ascii="Times New Roman" w:eastAsia="Times New Roman" w:hAnsi="Times New Roman" w:cs="Times New Roman"/>
              <w:color w:val="000000"/>
            </w:rPr>
            <w:t>resilience</w:t>
          </w:r>
        </w:sdtContent>
      </w:sdt>
      <w:r w:rsidRPr="00D530A4">
        <w:rPr>
          <w:rFonts w:ascii="Times New Roman" w:eastAsia="Times New Roman" w:hAnsi="Times New Roman" w:cs="Times New Roman"/>
          <w:color w:val="000000"/>
        </w:rPr>
        <w:t xml:space="preserve"> varies through time and among systems. </w:t>
      </w:r>
    </w:p>
    <w:p w14:paraId="00000008" w14:textId="77777777" w:rsidR="008E0D62" w:rsidRPr="00D530A4" w:rsidRDefault="00DC0722" w:rsidP="00D530A4">
      <w:pPr>
        <w:widowControl w:val="0"/>
        <w:spacing w:after="120" w:line="240" w:lineRule="auto"/>
        <w:rPr>
          <w:rFonts w:ascii="Times New Roman" w:eastAsia="Times New Roman" w:hAnsi="Times New Roman" w:cs="Times New Roman"/>
          <w:color w:val="000000"/>
        </w:rPr>
      </w:pPr>
      <w:r w:rsidRPr="00D530A4">
        <w:rPr>
          <w:rFonts w:ascii="Times New Roman" w:eastAsia="Times New Roman" w:hAnsi="Times New Roman" w:cs="Times New Roman"/>
          <w:b/>
          <w:bCs/>
          <w:color w:val="000000"/>
        </w:rPr>
        <w:t>Objectives</w:t>
      </w:r>
    </w:p>
    <w:p w14:paraId="00000009" w14:textId="77777777" w:rsidR="008E0D62" w:rsidRPr="00D530A4" w:rsidRDefault="00DC0722" w:rsidP="00D530A4">
      <w:pPr>
        <w:widowControl w:val="0"/>
        <w:spacing w:after="120" w:line="240" w:lineRule="auto"/>
        <w:rPr>
          <w:rFonts w:ascii="Times New Roman" w:eastAsia="Times New Roman" w:hAnsi="Times New Roman" w:cs="Times New Roman"/>
          <w:color w:val="000000"/>
        </w:rPr>
      </w:pPr>
      <w:r w:rsidRPr="00D530A4">
        <w:rPr>
          <w:rFonts w:ascii="Times New Roman" w:eastAsia="Times New Roman" w:hAnsi="Times New Roman" w:cs="Times New Roman"/>
          <w:color w:val="000000"/>
        </w:rPr>
        <w:t>We propose combining recently developed analytical methods for reconstructing stability landscapes with long-term ecosystem monitoring and shorter-term whole-ecosystem manipulations in an ensemble of lakes to investigate how and why stability landscapes va</w:t>
      </w:r>
      <w:r w:rsidRPr="00D530A4">
        <w:rPr>
          <w:rFonts w:ascii="Times New Roman" w:eastAsia="Times New Roman" w:hAnsi="Times New Roman" w:cs="Times New Roman"/>
          <w:color w:val="000000"/>
        </w:rPr>
        <w:t>ry. Whole-lake experiments that intentionally alter ecosystem feedbacks provide a valuable test of resilience theory, while long-term monitoring captures changes in the stability landscape potentially driven by climatic influences on land-lake interactions</w:t>
      </w:r>
      <w:r w:rsidRPr="00D530A4">
        <w:rPr>
          <w:rFonts w:ascii="Times New Roman" w:eastAsia="Times New Roman" w:hAnsi="Times New Roman" w:cs="Times New Roman"/>
          <w:color w:val="000000"/>
        </w:rPr>
        <w:t>. We will synthesize 140 lake-years of data from the National Ecological Observatory Network (NEON) and North Temperate Lakes Long-Term Ecological Research (NTL-LTER) programs and a series of linked whole-lake experiments supported by NSF awards to advance</w:t>
      </w:r>
      <w:r w:rsidRPr="00D530A4">
        <w:rPr>
          <w:rFonts w:ascii="Times New Roman" w:eastAsia="Times New Roman" w:hAnsi="Times New Roman" w:cs="Times New Roman"/>
          <w:color w:val="000000"/>
        </w:rPr>
        <w:t xml:space="preserve"> understanding of ecosystem resilience. Specifically, we propose to:</w:t>
      </w:r>
    </w:p>
    <w:p w14:paraId="0000000A" w14:textId="77777777" w:rsidR="008E0D62" w:rsidRPr="00D530A4" w:rsidRDefault="00DC0722" w:rsidP="00D530A4">
      <w:pPr>
        <w:widowControl w:val="0"/>
        <w:spacing w:after="120" w:line="240" w:lineRule="auto"/>
        <w:ind w:left="360"/>
        <w:rPr>
          <w:rFonts w:ascii="Times New Roman" w:eastAsia="Times New Roman" w:hAnsi="Times New Roman" w:cs="Times New Roman"/>
          <w:color w:val="000000"/>
        </w:rPr>
      </w:pPr>
      <w:r w:rsidRPr="00D530A4">
        <w:rPr>
          <w:rFonts w:ascii="Times New Roman" w:eastAsia="Times New Roman" w:hAnsi="Times New Roman" w:cs="Times New Roman"/>
          <w:color w:val="000000"/>
          <w:u w:val="single"/>
        </w:rPr>
        <w:t>Objective 1</w:t>
      </w:r>
      <w:r w:rsidRPr="00D530A4">
        <w:rPr>
          <w:rFonts w:ascii="Times New Roman" w:eastAsia="Times New Roman" w:hAnsi="Times New Roman" w:cs="Times New Roman"/>
          <w:color w:val="000000"/>
        </w:rPr>
        <w:t xml:space="preserve">: </w:t>
      </w:r>
      <w:r w:rsidRPr="00D530A4">
        <w:rPr>
          <w:rFonts w:ascii="Times New Roman" w:eastAsia="Times New Roman" w:hAnsi="Times New Roman" w:cs="Times New Roman"/>
          <w:i/>
          <w:iCs/>
          <w:color w:val="000000"/>
        </w:rPr>
        <w:t>Quantify how stability landscapes vary spatiotemporally</w:t>
      </w:r>
      <w:r w:rsidRPr="00D530A4">
        <w:rPr>
          <w:rFonts w:ascii="Times New Roman" w:eastAsia="Times New Roman" w:hAnsi="Times New Roman" w:cs="Times New Roman"/>
          <w:color w:val="000000"/>
        </w:rPr>
        <w:t>. We hypothesize (H1.1): Spatial variability in stability landscapes exceeds temporal variability; but (H1.2:) temporal variation among lakes in stability landscapes is spatially synchronous.</w:t>
      </w:r>
    </w:p>
    <w:p w14:paraId="0000000B" w14:textId="77777777" w:rsidR="008E0D62" w:rsidRPr="00D530A4" w:rsidRDefault="00DC0722" w:rsidP="00D530A4">
      <w:pPr>
        <w:widowControl w:val="0"/>
        <w:spacing w:after="120" w:line="240" w:lineRule="auto"/>
        <w:ind w:left="360"/>
        <w:rPr>
          <w:rFonts w:ascii="Times New Roman" w:eastAsia="Times New Roman" w:hAnsi="Times New Roman" w:cs="Times New Roman"/>
          <w:color w:val="000000"/>
        </w:rPr>
      </w:pPr>
      <w:r w:rsidRPr="00D530A4">
        <w:rPr>
          <w:rFonts w:ascii="Times New Roman" w:eastAsia="Times New Roman" w:hAnsi="Times New Roman" w:cs="Times New Roman"/>
          <w:color w:val="000000"/>
          <w:u w:val="single"/>
        </w:rPr>
        <w:t>Objective 2</w:t>
      </w:r>
      <w:r w:rsidRPr="00D530A4">
        <w:rPr>
          <w:rFonts w:ascii="Times New Roman" w:eastAsia="Times New Roman" w:hAnsi="Times New Roman" w:cs="Times New Roman"/>
          <w:color w:val="000000"/>
        </w:rPr>
        <w:t xml:space="preserve">: </w:t>
      </w:r>
      <w:r w:rsidRPr="00D530A4">
        <w:rPr>
          <w:rFonts w:ascii="Times New Roman" w:eastAsia="Times New Roman" w:hAnsi="Times New Roman" w:cs="Times New Roman"/>
          <w:i/>
          <w:iCs/>
          <w:color w:val="000000"/>
        </w:rPr>
        <w:t>Investigate how spatiotemporal variation in stabili</w:t>
      </w:r>
      <w:r w:rsidRPr="00D530A4">
        <w:rPr>
          <w:rFonts w:ascii="Times New Roman" w:eastAsia="Times New Roman" w:hAnsi="Times New Roman" w:cs="Times New Roman"/>
          <w:i/>
          <w:iCs/>
          <w:color w:val="000000"/>
        </w:rPr>
        <w:t xml:space="preserve">ty landscapes relates to ecosystem characteristics and climate variation. </w:t>
      </w:r>
      <w:r w:rsidRPr="00D530A4">
        <w:rPr>
          <w:rFonts w:ascii="Times New Roman" w:eastAsia="Times New Roman" w:hAnsi="Times New Roman" w:cs="Times New Roman"/>
          <w:color w:val="000000"/>
        </w:rPr>
        <w:t>(H2.1): Spatial variability is related to variables describing biological complexity and landscape connectivity; (H2.2) temporal variation in stability landscapes can be attributed t</w:t>
      </w:r>
      <w:r w:rsidRPr="00D530A4">
        <w:rPr>
          <w:rFonts w:ascii="Times New Roman" w:eastAsia="Times New Roman" w:hAnsi="Times New Roman" w:cs="Times New Roman"/>
          <w:color w:val="000000"/>
        </w:rPr>
        <w:t>o climatic variation.</w:t>
      </w:r>
    </w:p>
    <w:p w14:paraId="0000000C" w14:textId="77777777" w:rsidR="008E0D62" w:rsidRPr="00D530A4" w:rsidRDefault="00DC0722" w:rsidP="00D530A4">
      <w:pPr>
        <w:widowControl w:val="0"/>
        <w:spacing w:after="120" w:line="240" w:lineRule="auto"/>
        <w:ind w:left="360"/>
        <w:rPr>
          <w:rFonts w:ascii="Times New Roman" w:eastAsia="Times New Roman" w:hAnsi="Times New Roman" w:cs="Times New Roman"/>
          <w:color w:val="000000"/>
        </w:rPr>
      </w:pPr>
      <w:r w:rsidRPr="00D530A4">
        <w:rPr>
          <w:rFonts w:ascii="Times New Roman" w:eastAsia="Times New Roman" w:hAnsi="Times New Roman" w:cs="Times New Roman"/>
          <w:color w:val="000000"/>
          <w:u w:val="single"/>
        </w:rPr>
        <w:t>Objective 3</w:t>
      </w:r>
      <w:r w:rsidRPr="00D530A4">
        <w:rPr>
          <w:rFonts w:ascii="Times New Roman" w:eastAsia="Times New Roman" w:hAnsi="Times New Roman" w:cs="Times New Roman"/>
          <w:color w:val="000000"/>
        </w:rPr>
        <w:t xml:space="preserve">: </w:t>
      </w:r>
      <w:r w:rsidRPr="00D530A4">
        <w:rPr>
          <w:rFonts w:ascii="Times New Roman" w:eastAsia="Times New Roman" w:hAnsi="Times New Roman" w:cs="Times New Roman"/>
          <w:i/>
          <w:iCs/>
          <w:color w:val="000000"/>
        </w:rPr>
        <w:t xml:space="preserve">Compare the magnitude of change in stability landscapes resulting from intentional manipulation of trophic interactions and physicochemical conditions to changes driven by interannual climate variability. </w:t>
      </w:r>
      <w:r w:rsidRPr="00D530A4">
        <w:rPr>
          <w:rFonts w:ascii="Times New Roman" w:eastAsia="Times New Roman" w:hAnsi="Times New Roman" w:cs="Times New Roman"/>
          <w:color w:val="000000"/>
        </w:rPr>
        <w:t>(H3.1): manageme</w:t>
      </w:r>
      <w:r w:rsidRPr="00D530A4">
        <w:rPr>
          <w:rFonts w:ascii="Times New Roman" w:eastAsia="Times New Roman" w:hAnsi="Times New Roman" w:cs="Times New Roman"/>
          <w:color w:val="000000"/>
        </w:rPr>
        <w:t>nt of the feedbacks that shape resilience changes stability landscapes in predictable ways, but (H3.2): interannual variation in climate generates a similar magnitude of change to manipulations.</w:t>
      </w:r>
    </w:p>
    <w:p w14:paraId="0000000D" w14:textId="77777777" w:rsidR="008E0D62" w:rsidRPr="00D530A4" w:rsidRDefault="00DC0722" w:rsidP="00D530A4">
      <w:pPr>
        <w:widowControl w:val="0"/>
        <w:spacing w:after="120" w:line="240" w:lineRule="auto"/>
        <w:rPr>
          <w:rFonts w:ascii="Times New Roman" w:eastAsia="Times New Roman" w:hAnsi="Times New Roman" w:cs="Times New Roman"/>
        </w:rPr>
      </w:pPr>
      <w:r w:rsidRPr="00D530A4">
        <w:rPr>
          <w:rFonts w:ascii="Times New Roman" w:eastAsia="Times New Roman" w:hAnsi="Times New Roman" w:cs="Times New Roman"/>
        </w:rPr>
        <w:t>Understanding how ecosystem stability landscapes vary spatiot</w:t>
      </w:r>
      <w:r w:rsidRPr="00D530A4">
        <w:rPr>
          <w:rFonts w:ascii="Times New Roman" w:eastAsia="Times New Roman" w:hAnsi="Times New Roman" w:cs="Times New Roman"/>
        </w:rPr>
        <w:t xml:space="preserve">emporally stands to advance </w:t>
      </w:r>
      <w:r w:rsidRPr="00D530A4">
        <w:rPr>
          <w:rFonts w:ascii="Times New Roman" w:eastAsia="Times New Roman" w:hAnsi="Times New Roman" w:cs="Times New Roman"/>
        </w:rPr>
        <w:lastRenderedPageBreak/>
        <w:t>ecological theory and improve management. While it may seem intuitive that environmental conditions affect stability landscapes, prevailing theoretical models lack feedbacks between environmental variation and ecosystem structur</w:t>
      </w:r>
      <w:r w:rsidRPr="00D530A4">
        <w:rPr>
          <w:rFonts w:ascii="Times New Roman" w:eastAsia="Times New Roman" w:hAnsi="Times New Roman" w:cs="Times New Roman"/>
        </w:rPr>
        <w:t>e</w:t>
      </w:r>
      <w:r w:rsidRPr="00D530A4">
        <w:rPr>
          <w:rFonts w:ascii="Times New Roman" w:eastAsia="Times New Roman" w:hAnsi="Times New Roman" w:cs="Times New Roman"/>
          <w:vertAlign w:val="superscript"/>
        </w:rPr>
        <w:t>9,18,20</w:t>
      </w:r>
      <w:r w:rsidRPr="00D530A4">
        <w:rPr>
          <w:rFonts w:ascii="Times New Roman" w:eastAsia="Times New Roman" w:hAnsi="Times New Roman" w:cs="Times New Roman"/>
        </w:rPr>
        <w:t>. Clarifying the nature of these feedbacks will strengthen the theoretical basis for understanding resilience and regime shifts. Equally important is determining whether such variation is spatially synchronous, as shared gains or losses in resilien</w:t>
      </w:r>
      <w:r w:rsidRPr="00D530A4">
        <w:rPr>
          <w:rFonts w:ascii="Times New Roman" w:eastAsia="Times New Roman" w:hAnsi="Times New Roman" w:cs="Times New Roman"/>
        </w:rPr>
        <w:t>ce amplify the risk of simultaneous regime shifts among ecosystems in a regional portfolio. Finally, evaluating how stability landscapes respond to deliberate manipulations will clarify the extent to which resilience can be intentionally managed.</w:t>
      </w:r>
    </w:p>
    <w:p w14:paraId="0000000E" w14:textId="77777777" w:rsidR="008E0D62" w:rsidRPr="00D530A4" w:rsidRDefault="00DC0722" w:rsidP="00D530A4">
      <w:pPr>
        <w:widowControl w:val="0"/>
        <w:spacing w:after="0" w:line="240" w:lineRule="auto"/>
        <w:rPr>
          <w:rFonts w:ascii="Times New Roman" w:eastAsia="Times New Roman" w:hAnsi="Times New Roman" w:cs="Times New Roman"/>
        </w:rPr>
      </w:pPr>
      <w:r w:rsidRPr="00D530A4">
        <w:rPr>
          <w:rFonts w:ascii="Times New Roman" w:eastAsia="Times New Roman" w:hAnsi="Times New Roman" w:cs="Times New Roman"/>
          <w:b/>
          <w:bCs/>
        </w:rPr>
        <w:t>Backgroun</w:t>
      </w:r>
      <w:r w:rsidRPr="00D530A4">
        <w:rPr>
          <w:rFonts w:ascii="Times New Roman" w:eastAsia="Times New Roman" w:hAnsi="Times New Roman" w:cs="Times New Roman"/>
          <w:b/>
          <w:bCs/>
        </w:rPr>
        <w:t>d and Previous Research</w:t>
      </w:r>
    </w:p>
    <w:sdt>
      <w:sdtPr>
        <w:rPr>
          <w:rFonts w:ascii="Times New Roman" w:hAnsi="Times New Roman" w:cs="Times New Roman"/>
        </w:rPr>
        <w:tag w:val="goog_rdk_54"/>
        <w:id w:val="1257792376"/>
      </w:sdtPr>
      <w:sdtEndPr/>
      <w:sdtContent>
        <w:p w14:paraId="0000000F" w14:textId="77777777" w:rsidR="008E0D62" w:rsidRPr="00D530A4" w:rsidRDefault="00DC0722" w:rsidP="00D530A4">
          <w:pPr>
            <w:widowControl w:val="0"/>
            <w:spacing w:after="120" w:line="240" w:lineRule="auto"/>
            <w:rPr>
              <w:ins w:id="29" w:author="Jonathan Walter" w:date="2026-08-31T17:31:00Z"/>
              <w:rFonts w:ascii="Times New Roman" w:eastAsia="Times New Roman" w:hAnsi="Times New Roman" w:cs="Times New Roman"/>
            </w:rPr>
          </w:pPr>
          <w:r w:rsidRPr="00D530A4">
            <w:rPr>
              <w:rFonts w:ascii="Times New Roman" w:eastAsia="Times New Roman" w:hAnsi="Times New Roman" w:cs="Times New Roman"/>
            </w:rPr>
            <w:t>A popular means of conceptualizing ecosystem stability and resilience is the “ball-and-cup diagram” (Figure 1), where a ball representing the system state rests on a surface, the stability landscape. Locally low points indicate stab</w:t>
          </w:r>
          <w:r w:rsidRPr="00D530A4">
            <w:rPr>
              <w:rFonts w:ascii="Times New Roman" w:eastAsia="Times New Roman" w:hAnsi="Times New Roman" w:cs="Times New Roman"/>
            </w:rPr>
            <w:t>le equilibria in a basin of attraction and peaks mark thresholds (unstable equilibria) separating basins. Perturbations move the ball around this landscape; if the push is insufficient to cross a threshold, the system remains in the basin and tends to retu</w:t>
          </w:r>
          <w:r w:rsidRPr="00D530A4">
            <w:rPr>
              <w:rFonts w:ascii="Times New Roman" w:eastAsia="Times New Roman" w:hAnsi="Times New Roman" w:cs="Times New Roman"/>
            </w:rPr>
            <w:t xml:space="preserve">rn toward its stable equilibrium. </w:t>
          </w:r>
          <w:sdt>
            <w:sdtPr>
              <w:rPr>
                <w:rFonts w:ascii="Times New Roman" w:hAnsi="Times New Roman" w:cs="Times New Roman"/>
              </w:rPr>
              <w:tag w:val="goog_rdk_52"/>
              <w:id w:val="951854310"/>
            </w:sdtPr>
            <w:sdtEndPr/>
            <w:sdtContent>
              <w:ins w:id="30" w:author="Jonathan Walter" w:date="2026-08-31T17:27:00Z">
                <w:r w:rsidRPr="00D530A4">
                  <w:rPr>
                    <w:rFonts w:ascii="Times New Roman" w:eastAsia="Times New Roman" w:hAnsi="Times New Roman" w:cs="Times New Roman"/>
                  </w:rPr>
                  <w:t>However, sufficiently large perturbations can cause a threshold crossing to a new basin, and over time, the shape of the stability landscape itself may change, altering equilibrium locations and basin characteristics. </w:t>
                </w:r>
              </w:ins>
            </w:sdtContent>
          </w:sdt>
          <w:sdt>
            <w:sdtPr>
              <w:rPr>
                <w:rFonts w:ascii="Times New Roman" w:hAnsi="Times New Roman" w:cs="Times New Roman"/>
              </w:rPr>
              <w:tag w:val="goog_rdk_53"/>
              <w:id w:val="1918781031"/>
            </w:sdtPr>
            <w:sdtEndPr/>
            <w:sdtContent/>
          </w:sdt>
        </w:p>
      </w:sdtContent>
    </w:sdt>
    <w:sdt>
      <w:sdtPr>
        <w:rPr>
          <w:rFonts w:ascii="Times New Roman" w:hAnsi="Times New Roman" w:cs="Times New Roman"/>
        </w:rPr>
        <w:tag w:val="goog_rdk_70"/>
        <w:id w:val="2115671818"/>
      </w:sdtPr>
      <w:sdtEndPr/>
      <w:sdtContent>
        <w:p w14:paraId="00000010" w14:textId="77777777" w:rsidR="008E0D62" w:rsidRPr="00D530A4" w:rsidRDefault="00DC0722" w:rsidP="00D530A4">
          <w:pPr>
            <w:widowControl w:val="0"/>
            <w:spacing w:after="120" w:line="240" w:lineRule="auto"/>
            <w:rPr>
              <w:del w:id="31" w:author="Jonathan Walter" w:date="2026-08-31T17:46:00Z"/>
              <w:rFonts w:ascii="Times New Roman" w:hAnsi="Times New Roman" w:cs="Times New Roman"/>
              <w:rPrChange w:id="32" w:author="Jonathan Walter" w:date="2026-08-31T17:31:00Z">
                <w:rPr>
                  <w:del w:id="33" w:author="Jonathan Walter" w:date="2026-08-31T17:46:00Z"/>
                  <w:rFonts w:ascii="Times New Roman" w:eastAsia="Times New Roman" w:hAnsi="Times New Roman" w:cs="Times New Roman"/>
                </w:rPr>
              </w:rPrChange>
            </w:rPr>
            <w:pPrChange w:id="34" w:author="Jonathan Walter" w:date="2026-08-31T17:31:00Z">
              <w:pPr>
                <w:widowControl w:val="0"/>
                <w:spacing w:after="0" w:line="242" w:lineRule="auto"/>
              </w:pPr>
            </w:pPrChange>
          </w:pPr>
          <w:sdt>
            <w:sdtPr>
              <w:rPr>
                <w:rFonts w:ascii="Times New Roman" w:hAnsi="Times New Roman" w:cs="Times New Roman"/>
              </w:rPr>
              <w:tag w:val="goog_rdk_55"/>
              <w:id w:val="1804770961"/>
            </w:sdtPr>
            <w:sdtEndPr/>
            <w:sdtContent>
              <w:commentRangeStart w:id="35"/>
            </w:sdtContent>
          </w:sdt>
          <w:r w:rsidRPr="00D530A4">
            <w:rPr>
              <w:rFonts w:ascii="Times New Roman" w:eastAsia="Times New Roman" w:hAnsi="Times New Roman" w:cs="Times New Roman"/>
            </w:rPr>
            <w:t xml:space="preserve">Stability </w:t>
          </w:r>
          <w:sdt>
            <w:sdtPr>
              <w:rPr>
                <w:rFonts w:ascii="Times New Roman" w:hAnsi="Times New Roman" w:cs="Times New Roman"/>
              </w:rPr>
              <w:tag w:val="goog_rdk_56"/>
              <w:id w:val="-1043243674"/>
            </w:sdtPr>
            <w:sdtEndPr/>
            <w:sdtContent>
              <w:ins w:id="36" w:author="Jonathan Walter" w:date="2026-08-31T17:24:00Z">
                <w:r w:rsidRPr="00D530A4">
                  <w:rPr>
                    <w:rFonts w:ascii="Times New Roman" w:eastAsia="Times New Roman" w:hAnsi="Times New Roman" w:cs="Times New Roman"/>
                  </w:rPr>
                  <w:t>has commonly been understood in terms of</w:t>
                </w:r>
              </w:ins>
            </w:sdtContent>
          </w:sdt>
          <w:sdt>
            <w:sdtPr>
              <w:rPr>
                <w:rFonts w:ascii="Times New Roman" w:hAnsi="Times New Roman" w:cs="Times New Roman"/>
              </w:rPr>
              <w:tag w:val="goog_rdk_57"/>
              <w:id w:val="1060621467"/>
            </w:sdtPr>
            <w:sdtEndPr/>
            <w:sdtContent>
              <w:del w:id="37" w:author="Jonathan Walter" w:date="2026-08-31T17:24:00Z">
                <w:r w:rsidRPr="00D530A4">
                  <w:rPr>
                    <w:rFonts w:ascii="Times New Roman" w:eastAsia="Times New Roman" w:hAnsi="Times New Roman" w:cs="Times New Roman"/>
                  </w:rPr>
                  <w:delText xml:space="preserve">is </w:delText>
                </w:r>
              </w:del>
            </w:sdtContent>
          </w:sdt>
          <w:sdt>
            <w:sdtPr>
              <w:rPr>
                <w:rFonts w:ascii="Times New Roman" w:hAnsi="Times New Roman" w:cs="Times New Roman"/>
              </w:rPr>
              <w:tag w:val="goog_rdk_58"/>
              <w:id w:val="778147968"/>
            </w:sdtPr>
            <w:sdtEndPr/>
            <w:sdtContent>
              <w:ins w:id="38" w:author="Jonathan Walter" w:date="2026-08-31T17:25:00Z">
                <w:r w:rsidRPr="00D530A4">
                  <w:rPr>
                    <w:rFonts w:ascii="Times New Roman" w:eastAsia="Times New Roman" w:hAnsi="Times New Roman" w:cs="Times New Roman"/>
                  </w:rPr>
                  <w:t xml:space="preserve"> </w:t>
                </w:r>
              </w:ins>
            </w:sdtContent>
          </w:sdt>
          <w:sdt>
            <w:sdtPr>
              <w:rPr>
                <w:rFonts w:ascii="Times New Roman" w:hAnsi="Times New Roman" w:cs="Times New Roman"/>
              </w:rPr>
              <w:tag w:val="goog_rdk_59"/>
              <w:id w:val="865131066"/>
            </w:sdtPr>
            <w:sdtEndPr/>
            <w:sdtContent>
              <w:del w:id="39" w:author="Jonathan Walter" w:date="2026-08-31T17:25:00Z">
                <w:r w:rsidRPr="00D530A4">
                  <w:rPr>
                    <w:rFonts w:ascii="Times New Roman" w:eastAsia="Times New Roman" w:hAnsi="Times New Roman" w:cs="Times New Roman"/>
                  </w:rPr>
                  <w:delText xml:space="preserve">the </w:delText>
                </w:r>
              </w:del>
            </w:sdtContent>
          </w:sdt>
          <w:r w:rsidRPr="00D530A4">
            <w:rPr>
              <w:rFonts w:ascii="Times New Roman" w:eastAsia="Times New Roman" w:hAnsi="Times New Roman" w:cs="Times New Roman"/>
            </w:rPr>
            <w:t>system’s persistence in a basin over time</w:t>
          </w:r>
          <w:sdt>
            <w:sdtPr>
              <w:rPr>
                <w:rFonts w:ascii="Times New Roman" w:hAnsi="Times New Roman" w:cs="Times New Roman"/>
              </w:rPr>
              <w:tag w:val="goog_rdk_60"/>
              <w:id w:val="-1242715887"/>
            </w:sdtPr>
            <w:sdtEndPr/>
            <w:sdtContent>
              <w:ins w:id="40" w:author="Jonathan Walter" w:date="2026-08-31T17:27:00Z">
                <w:r w:rsidRPr="00D530A4">
                  <w:rPr>
                    <w:rFonts w:ascii="Times New Roman" w:eastAsia="Times New Roman" w:hAnsi="Times New Roman" w:cs="Times New Roman"/>
                  </w:rPr>
                  <w:t xml:space="preserve"> (REFS) and/or its temporal invariance (REFS)</w:t>
                </w:r>
              </w:ins>
            </w:sdtContent>
          </w:sdt>
          <w:sdt>
            <w:sdtPr>
              <w:rPr>
                <w:rFonts w:ascii="Times New Roman" w:hAnsi="Times New Roman" w:cs="Times New Roman"/>
              </w:rPr>
              <w:tag w:val="goog_rdk_61"/>
              <w:id w:val="-1391914863"/>
            </w:sdtPr>
            <w:sdtEndPr/>
            <w:sdtContent>
              <w:del w:id="41" w:author="Jonathan Walter" w:date="2026-08-31T17:27:00Z">
                <w:r w:rsidRPr="00D530A4">
                  <w:rPr>
                    <w:rFonts w:ascii="Times New Roman" w:eastAsia="Times New Roman" w:hAnsi="Times New Roman" w:cs="Times New Roman"/>
                  </w:rPr>
                  <w:delText xml:space="preserve"> and its rapid return to equilibrium</w:delText>
                </w:r>
              </w:del>
            </w:sdtContent>
          </w:sdt>
          <w:r w:rsidRPr="00D530A4">
            <w:rPr>
              <w:rFonts w:ascii="Times New Roman" w:eastAsia="Times New Roman" w:hAnsi="Times New Roman" w:cs="Times New Roman"/>
            </w:rPr>
            <w:t>, while resilience</w:t>
          </w:r>
          <w:sdt>
            <w:sdtPr>
              <w:rPr>
                <w:rFonts w:ascii="Times New Roman" w:hAnsi="Times New Roman" w:cs="Times New Roman"/>
              </w:rPr>
              <w:tag w:val="goog_rdk_62"/>
              <w:id w:val="-1650459743"/>
            </w:sdtPr>
            <w:sdtEndPr/>
            <w:sdtContent>
              <w:ins w:id="42" w:author="Jonathan Walter" w:date="2026-08-31T17:25:00Z">
                <w:r w:rsidRPr="00D530A4">
                  <w:rPr>
                    <w:rFonts w:ascii="Times New Roman" w:eastAsia="Times New Roman" w:hAnsi="Times New Roman" w:cs="Times New Roman"/>
                  </w:rPr>
                  <w:t xml:space="preserve"> has commonly been understood as a system’s </w:t>
                </w:r>
              </w:ins>
            </w:sdtContent>
          </w:sdt>
          <w:sdt>
            <w:sdtPr>
              <w:rPr>
                <w:rFonts w:ascii="Times New Roman" w:hAnsi="Times New Roman" w:cs="Times New Roman"/>
              </w:rPr>
              <w:tag w:val="goog_rdk_63"/>
              <w:id w:val="1211996520"/>
            </w:sdtPr>
            <w:sdtEndPr/>
            <w:sdtContent>
              <w:del w:id="43" w:author="Jonathan Walter" w:date="2026-08-31T17:25:00Z">
                <w:r w:rsidRPr="00D530A4">
                  <w:rPr>
                    <w:rFonts w:ascii="Times New Roman" w:eastAsia="Times New Roman" w:hAnsi="Times New Roman" w:cs="Times New Roman"/>
                  </w:rPr>
                  <w:delText xml:space="preserve"> describes its </w:delText>
                </w:r>
              </w:del>
            </w:sdtContent>
          </w:sdt>
          <w:r w:rsidRPr="00D530A4">
            <w:rPr>
              <w:rFonts w:ascii="Times New Roman" w:eastAsia="Times New Roman" w:hAnsi="Times New Roman" w:cs="Times New Roman"/>
            </w:rPr>
            <w:t xml:space="preserve">capacity to withstand large perturbations </w:t>
          </w:r>
          <w:sdt>
            <w:sdtPr>
              <w:rPr>
                <w:rFonts w:ascii="Times New Roman" w:hAnsi="Times New Roman" w:cs="Times New Roman"/>
              </w:rPr>
              <w:tag w:val="goog_rdk_64"/>
              <w:id w:val="1930193603"/>
            </w:sdtPr>
            <w:sdtEndPr/>
            <w:sdtContent>
              <w:ins w:id="44" w:author="Jonathan Walter" w:date="2026-08-31T17:43:00Z">
                <w:r w:rsidRPr="00D530A4">
                  <w:rPr>
                    <w:rFonts w:ascii="Times New Roman" w:eastAsia="Times New Roman" w:hAnsi="Times New Roman" w:cs="Times New Roman"/>
                  </w:rPr>
                  <w:t xml:space="preserve">without </w:t>
                </w:r>
              </w:ins>
            </w:sdtContent>
          </w:sdt>
          <w:sdt>
            <w:sdtPr>
              <w:rPr>
                <w:rFonts w:ascii="Times New Roman" w:hAnsi="Times New Roman" w:cs="Times New Roman"/>
              </w:rPr>
              <w:tag w:val="goog_rdk_65"/>
              <w:id w:val="-1421147061"/>
            </w:sdtPr>
            <w:sdtEndPr/>
            <w:sdtContent>
              <w:del w:id="45" w:author="Jonathan Walter" w:date="2026-08-31T17:43:00Z">
                <w:r w:rsidRPr="00D530A4">
                  <w:rPr>
                    <w:rFonts w:ascii="Times New Roman" w:eastAsia="Times New Roman" w:hAnsi="Times New Roman" w:cs="Times New Roman"/>
                  </w:rPr>
                  <w:delText>without crossing the threshold</w:delText>
                </w:r>
              </w:del>
            </w:sdtContent>
          </w:sdt>
          <w:sdt>
            <w:sdtPr>
              <w:rPr>
                <w:rFonts w:ascii="Times New Roman" w:hAnsi="Times New Roman" w:cs="Times New Roman"/>
              </w:rPr>
              <w:tag w:val="goog_rdk_66"/>
              <w:id w:val="1204245794"/>
            </w:sdtPr>
            <w:sdtEndPr/>
            <w:sdtContent>
              <w:ins w:id="46" w:author="Jonathan Walter" w:date="2026-08-31T17:40:00Z">
                <w:r w:rsidRPr="00D530A4">
                  <w:rPr>
                    <w:rFonts w:ascii="Times New Roman" w:eastAsia="Times New Roman" w:hAnsi="Times New Roman" w:cs="Times New Roman"/>
                  </w:rPr>
                  <w:t>entering a new basin of attraction (REFS) and/or its ability to quickly return to equilibrium (REFS)</w:t>
                </w:r>
              </w:ins>
            </w:sdtContent>
          </w:sdt>
          <w:r w:rsidRPr="00D530A4">
            <w:rPr>
              <w:rFonts w:ascii="Times New Roman" w:eastAsia="Times New Roman" w:hAnsi="Times New Roman" w:cs="Times New Roman"/>
            </w:rPr>
            <w:t>.</w:t>
          </w:r>
          <w:commentRangeEnd w:id="35"/>
          <w:r w:rsidRPr="00D530A4">
            <w:rPr>
              <w:rFonts w:ascii="Times New Roman" w:hAnsi="Times New Roman" w:cs="Times New Roman"/>
            </w:rPr>
            <w:commentReference w:id="35"/>
          </w:r>
          <w:r w:rsidRPr="00D530A4">
            <w:rPr>
              <w:rFonts w:ascii="Times New Roman" w:eastAsia="Times New Roman" w:hAnsi="Times New Roman" w:cs="Times New Roman"/>
            </w:rPr>
            <w:t xml:space="preserve"> </w:t>
          </w:r>
          <w:sdt>
            <w:sdtPr>
              <w:rPr>
                <w:rFonts w:ascii="Times New Roman" w:hAnsi="Times New Roman" w:cs="Times New Roman"/>
              </w:rPr>
              <w:tag w:val="goog_rdk_67"/>
              <w:id w:val="1697076149"/>
            </w:sdtPr>
            <w:sdtEndPr/>
            <w:sdtContent>
              <w:del w:id="47" w:author="Jonathan Walter" w:date="2026-08-31T17:27:00Z">
                <w:r w:rsidRPr="00D530A4">
                  <w:rPr>
                    <w:rFonts w:ascii="Times New Roman" w:eastAsia="Times New Roman" w:hAnsi="Times New Roman" w:cs="Times New Roman"/>
                  </w:rPr>
                  <w:delText>Ho</w:delText>
                </w:r>
                <w:r w:rsidRPr="00D530A4">
                  <w:rPr>
                    <w:rFonts w:ascii="Times New Roman" w:eastAsia="Times New Roman" w:hAnsi="Times New Roman" w:cs="Times New Roman"/>
                  </w:rPr>
                  <w:delText>wever, sufficiently large perturbations can cause a threshold crossing to a new basin, and over time, the shape of the stability landscape itself may change, altering equilibrium locations and basin characteristics. </w:delText>
                </w:r>
              </w:del>
            </w:sdtContent>
          </w:sdt>
          <w:sdt>
            <w:sdtPr>
              <w:rPr>
                <w:rFonts w:ascii="Times New Roman" w:hAnsi="Times New Roman" w:cs="Times New Roman"/>
              </w:rPr>
              <w:tag w:val="goog_rdk_68"/>
              <w:id w:val="1698630023"/>
            </w:sdtPr>
            <w:sdtEndPr/>
            <w:sdtContent>
              <w:sdt>
                <w:sdtPr>
                  <w:rPr>
                    <w:rFonts w:ascii="Times New Roman" w:hAnsi="Times New Roman" w:cs="Times New Roman"/>
                  </w:rPr>
                  <w:tag w:val="goog_rdk_69"/>
                  <w:id w:val="-1350206215"/>
                </w:sdtPr>
                <w:sdtEndPr/>
                <w:sdtContent/>
              </w:sdt>
            </w:sdtContent>
          </w:sdt>
        </w:p>
      </w:sdtContent>
    </w:sdt>
    <w:sdt>
      <w:sdtPr>
        <w:rPr>
          <w:rFonts w:ascii="Times New Roman" w:hAnsi="Times New Roman" w:cs="Times New Roman"/>
        </w:rPr>
        <w:tag w:val="goog_rdk_85"/>
        <w:id w:val="1657083752"/>
      </w:sdtPr>
      <w:sdtEndPr/>
      <w:sdtContent>
        <w:p w14:paraId="00000011" w14:textId="77777777" w:rsidR="008E0D62" w:rsidRPr="00D530A4" w:rsidRDefault="00DC0722" w:rsidP="00D530A4">
          <w:pPr>
            <w:widowControl w:val="0"/>
            <w:spacing w:after="120" w:line="240" w:lineRule="auto"/>
            <w:rPr>
              <w:ins w:id="48" w:author="Jonathan Walter" w:date="2026-10-02T14:04:00Z"/>
              <w:rFonts w:ascii="Times New Roman" w:eastAsia="Times New Roman" w:hAnsi="Times New Roman" w:cs="Times New Roman"/>
            </w:rPr>
          </w:pPr>
          <w:sdt>
            <w:sdtPr>
              <w:rPr>
                <w:rFonts w:ascii="Times New Roman" w:hAnsi="Times New Roman" w:cs="Times New Roman"/>
              </w:rPr>
              <w:tag w:val="goog_rdk_71"/>
              <w:id w:val="-1166640755"/>
            </w:sdtPr>
            <w:sdtEndPr/>
            <w:sdtContent>
              <w:del w:id="49" w:author="Jonathan Walter" w:date="2026-08-31T17:46:00Z">
                <w:r w:rsidRPr="00D530A4">
                  <w:rPr>
                    <w:rFonts w:ascii="Times New Roman" w:eastAsia="Times New Roman" w:hAnsi="Times New Roman" w:cs="Times New Roman"/>
                  </w:rPr>
                  <w:delText xml:space="preserve">This </w:delText>
                </w:r>
              </w:del>
            </w:sdtContent>
          </w:sdt>
          <w:sdt>
            <w:sdtPr>
              <w:rPr>
                <w:rFonts w:ascii="Times New Roman" w:hAnsi="Times New Roman" w:cs="Times New Roman"/>
              </w:rPr>
              <w:tag w:val="goog_rdk_72"/>
              <w:id w:val="518792823"/>
            </w:sdtPr>
            <w:sdtEndPr/>
            <w:sdtContent>
              <w:ins w:id="50" w:author="Jonathan Walter" w:date="2026-08-31T17:46:00Z">
                <w:r w:rsidRPr="00D530A4">
                  <w:rPr>
                    <w:rFonts w:ascii="Times New Roman" w:eastAsia="Times New Roman" w:hAnsi="Times New Roman" w:cs="Times New Roman"/>
                  </w:rPr>
                  <w:t xml:space="preserve">The “ball-and-cup” </w:t>
                </w:r>
              </w:ins>
            </w:sdtContent>
          </w:sdt>
          <w:r w:rsidRPr="00D530A4">
            <w:rPr>
              <w:rFonts w:ascii="Times New Roman" w:eastAsia="Times New Roman" w:hAnsi="Times New Roman" w:cs="Times New Roman"/>
            </w:rPr>
            <w:t>conceptual model suggests intuitive metrics of resilience: deeper and broader basins require larger perturbations to induce regime shifts. Crucially, the ball-and-cup diagram is not merely metaphorical: the stability landscape can be m</w:t>
          </w:r>
          <w:r w:rsidRPr="00D530A4">
            <w:rPr>
              <w:rFonts w:ascii="Times New Roman" w:eastAsia="Times New Roman" w:hAnsi="Times New Roman" w:cs="Times New Roman"/>
            </w:rPr>
            <w:t>athematically reconstructed</w:t>
          </w:r>
          <w:r w:rsidRPr="00D530A4">
            <w:rPr>
              <w:rFonts w:ascii="Times New Roman" w:eastAsia="Times New Roman" w:hAnsi="Times New Roman" w:cs="Times New Roman"/>
              <w:vertAlign w:val="superscript"/>
            </w:rPr>
            <w:t>18,20,21</w:t>
          </w:r>
          <w:sdt>
            <w:sdtPr>
              <w:rPr>
                <w:rFonts w:ascii="Times New Roman" w:hAnsi="Times New Roman" w:cs="Times New Roman"/>
              </w:rPr>
              <w:tag w:val="goog_rdk_73"/>
              <w:id w:val="-1622390930"/>
            </w:sdtPr>
            <w:sdtEndPr/>
            <w:sdtContent>
              <w:ins w:id="51" w:author="Jonathan Walter" w:date="2026-09-15T20:17:00Z">
                <w:r w:rsidRPr="00D530A4">
                  <w:rPr>
                    <w:rFonts w:ascii="Times New Roman" w:eastAsia="Times New Roman" w:hAnsi="Times New Roman" w:cs="Times New Roman"/>
                  </w:rPr>
                  <w:t xml:space="preserve"> because the stability landscape corresponds to the potential function of the system (or a</w:t>
                </w:r>
              </w:ins>
            </w:sdtContent>
          </w:sdt>
          <w:sdt>
            <w:sdtPr>
              <w:rPr>
                <w:rFonts w:ascii="Times New Roman" w:hAnsi="Times New Roman" w:cs="Times New Roman"/>
              </w:rPr>
              <w:tag w:val="goog_rdk_74"/>
              <w:id w:val="-36553791"/>
            </w:sdtPr>
            <w:sdtEndPr/>
            <w:sdtContent>
              <w:ins w:id="52" w:author="Jonathan Walter" w:date="2026-10-02T13:53:00Z">
                <w:r w:rsidRPr="00D530A4">
                  <w:rPr>
                    <w:rFonts w:ascii="Times New Roman" w:eastAsia="Times New Roman" w:hAnsi="Times New Roman" w:cs="Times New Roman"/>
                  </w:rPr>
                  <w:t xml:space="preserve"> context-appropriate </w:t>
                </w:r>
              </w:ins>
            </w:sdtContent>
          </w:sdt>
          <w:sdt>
            <w:sdtPr>
              <w:rPr>
                <w:rFonts w:ascii="Times New Roman" w:hAnsi="Times New Roman" w:cs="Times New Roman"/>
              </w:rPr>
              <w:tag w:val="goog_rdk_75"/>
              <w:id w:val="-356454254"/>
            </w:sdtPr>
            <w:sdtEndPr/>
            <w:sdtContent>
              <w:ins w:id="53" w:author="Jonathan Walter" w:date="2026-09-15T20:17:00Z">
                <w:r w:rsidRPr="00D530A4">
                  <w:rPr>
                    <w:rFonts w:ascii="Times New Roman" w:eastAsia="Times New Roman" w:hAnsi="Times New Roman" w:cs="Times New Roman"/>
                  </w:rPr>
                  <w:t xml:space="preserve">approximation thereof like the quasi-potential (REF) or effective potential, used here). </w:t>
                </w:r>
              </w:ins>
            </w:sdtContent>
          </w:sdt>
          <w:sdt>
            <w:sdtPr>
              <w:rPr>
                <w:rFonts w:ascii="Times New Roman" w:hAnsi="Times New Roman" w:cs="Times New Roman"/>
              </w:rPr>
              <w:tag w:val="goog_rdk_76"/>
              <w:id w:val="147807522"/>
            </w:sdtPr>
            <w:sdtEndPr/>
            <w:sdtContent>
              <w:ins w:id="54" w:author="Jonathan Walter" w:date="2026-10-02T13:59:00Z">
                <w:r w:rsidRPr="00D530A4">
                  <w:rPr>
                    <w:rFonts w:ascii="Times New Roman" w:eastAsia="Times New Roman" w:hAnsi="Times New Roman" w:cs="Times New Roman"/>
                  </w:rPr>
                  <w:t>As the ball-and</w:t>
                </w:r>
                <w:r w:rsidRPr="00D530A4">
                  <w:rPr>
                    <w:rFonts w:ascii="Times New Roman" w:eastAsia="Times New Roman" w:hAnsi="Times New Roman" w:cs="Times New Roman"/>
                  </w:rPr>
                  <w:t>-cup heuristic suggests, the potential funct</w:t>
                </w:r>
              </w:ins>
            </w:sdtContent>
          </w:sdt>
          <w:sdt>
            <w:sdtPr>
              <w:rPr>
                <w:rFonts w:ascii="Times New Roman" w:hAnsi="Times New Roman" w:cs="Times New Roman"/>
              </w:rPr>
              <w:tag w:val="goog_rdk_77"/>
              <w:id w:val="-987830661"/>
            </w:sdtPr>
            <w:sdtEndPr/>
            <w:sdtContent>
              <w:ins w:id="55" w:author="Jonathan Walter" w:date="2026-10-02T14:00:00Z">
                <w:r w:rsidRPr="00D530A4">
                  <w:rPr>
                    <w:rFonts w:ascii="Times New Roman" w:eastAsia="Times New Roman" w:hAnsi="Times New Roman" w:cs="Times New Roman"/>
                  </w:rPr>
                  <w:t xml:space="preserve">ion </w:t>
                </w:r>
              </w:ins>
            </w:sdtContent>
          </w:sdt>
          <w:sdt>
            <w:sdtPr>
              <w:rPr>
                <w:rFonts w:ascii="Times New Roman" w:hAnsi="Times New Roman" w:cs="Times New Roman"/>
              </w:rPr>
              <w:tag w:val="goog_rdk_78"/>
              <w:id w:val="378234375"/>
            </w:sdtPr>
            <w:sdtEndPr/>
            <w:sdtContent>
              <w:ins w:id="56" w:author="Jonathan Walter" w:date="2026-10-02T14:04:00Z">
                <w:r w:rsidRPr="00D530A4">
                  <w:rPr>
                    <w:rFonts w:ascii="Times New Roman" w:eastAsia="Times New Roman" w:hAnsi="Times New Roman" w:cs="Times New Roman"/>
                  </w:rPr>
                  <w:t xml:space="preserve">determines </w:t>
                </w:r>
              </w:ins>
            </w:sdtContent>
          </w:sdt>
          <w:sdt>
            <w:sdtPr>
              <w:rPr>
                <w:rFonts w:ascii="Times New Roman" w:hAnsi="Times New Roman" w:cs="Times New Roman"/>
              </w:rPr>
              <w:tag w:val="goog_rdk_79"/>
              <w:id w:val="2098720486"/>
            </w:sdtPr>
            <w:sdtEndPr/>
            <w:sdtContent>
              <w:ins w:id="57" w:author="Jonathan Walter" w:date="2026-10-02T14:05:00Z">
                <w:r w:rsidRPr="00D530A4">
                  <w:rPr>
                    <w:rFonts w:ascii="Times New Roman" w:eastAsia="Times New Roman" w:hAnsi="Times New Roman" w:cs="Times New Roman"/>
                  </w:rPr>
                  <w:t xml:space="preserve">how fast and in what direction </w:t>
                </w:r>
              </w:ins>
            </w:sdtContent>
          </w:sdt>
          <w:sdt>
            <w:sdtPr>
              <w:rPr>
                <w:rFonts w:ascii="Times New Roman" w:hAnsi="Times New Roman" w:cs="Times New Roman"/>
              </w:rPr>
              <w:tag w:val="goog_rdk_80"/>
              <w:id w:val="1532877301"/>
            </w:sdtPr>
            <w:sdtEndPr/>
            <w:sdtContent>
              <w:ins w:id="58" w:author="Jonathan Walter" w:date="2026-10-02T14:06:00Z">
                <w:r w:rsidRPr="00D530A4">
                  <w:rPr>
                    <w:rFonts w:ascii="Times New Roman" w:eastAsia="Times New Roman" w:hAnsi="Times New Roman" w:cs="Times New Roman"/>
                  </w:rPr>
                  <w:t>a system will change (i.e., the ball will roll)</w:t>
                </w:r>
              </w:ins>
            </w:sdtContent>
          </w:sdt>
          <w:sdt>
            <w:sdtPr>
              <w:rPr>
                <w:rFonts w:ascii="Times New Roman" w:hAnsi="Times New Roman" w:cs="Times New Roman"/>
              </w:rPr>
              <w:tag w:val="goog_rdk_81"/>
              <w:id w:val="196023797"/>
            </w:sdtPr>
            <w:sdtEndPr/>
            <w:sdtContent>
              <w:ins w:id="59" w:author="Jonathan Walter" w:date="2026-10-02T14:07:00Z">
                <w:r w:rsidRPr="00D530A4">
                  <w:rPr>
                    <w:rFonts w:ascii="Times New Roman" w:eastAsia="Times New Roman" w:hAnsi="Times New Roman" w:cs="Times New Roman"/>
                  </w:rPr>
                  <w:t xml:space="preserve"> from any point, in the absence of external perturbation.</w:t>
                </w:r>
              </w:ins>
            </w:sdtContent>
          </w:sdt>
          <w:sdt>
            <w:sdtPr>
              <w:rPr>
                <w:rFonts w:ascii="Times New Roman" w:hAnsi="Times New Roman" w:cs="Times New Roman"/>
              </w:rPr>
              <w:tag w:val="goog_rdk_82"/>
              <w:id w:val="-282634158"/>
            </w:sdtPr>
            <w:sdtEndPr/>
            <w:sdtContent>
              <w:del w:id="60" w:author="Jonathan Walter" w:date="2026-10-02T14:07:00Z">
                <w:r w:rsidRPr="00D530A4">
                  <w:rPr>
                    <w:rFonts w:ascii="Times New Roman" w:eastAsia="Times New Roman" w:hAnsi="Times New Roman" w:cs="Times New Roman"/>
                  </w:rPr>
                  <w:delText>.</w:delText>
                </w:r>
              </w:del>
            </w:sdtContent>
          </w:sdt>
          <w:sdt>
            <w:sdtPr>
              <w:rPr>
                <w:rFonts w:ascii="Times New Roman" w:hAnsi="Times New Roman" w:cs="Times New Roman"/>
              </w:rPr>
              <w:tag w:val="goog_rdk_83"/>
              <w:id w:val="-864513209"/>
            </w:sdtPr>
            <w:sdtEndPr/>
            <w:sdtContent>
              <w:del w:id="61" w:author="Jonathan Walter" w:date="2026-10-02T14:04:00Z">
                <w:r w:rsidRPr="00D530A4">
                  <w:rPr>
                    <w:rFonts w:ascii="Times New Roman" w:eastAsia="Times New Roman" w:hAnsi="Times New Roman" w:cs="Times New Roman"/>
                  </w:rPr>
                  <w:delText xml:space="preserve"> </w:delText>
                </w:r>
              </w:del>
            </w:sdtContent>
          </w:sdt>
          <w:sdt>
            <w:sdtPr>
              <w:rPr>
                <w:rFonts w:ascii="Times New Roman" w:hAnsi="Times New Roman" w:cs="Times New Roman"/>
              </w:rPr>
              <w:tag w:val="goog_rdk_84"/>
              <w:id w:val="503392842"/>
            </w:sdtPr>
            <w:sdtEndPr/>
            <w:sdtContent/>
          </w:sdt>
        </w:p>
      </w:sdtContent>
    </w:sdt>
    <w:sdt>
      <w:sdtPr>
        <w:rPr>
          <w:rFonts w:ascii="Times New Roman" w:hAnsi="Times New Roman" w:cs="Times New Roman"/>
        </w:rPr>
        <w:tag w:val="goog_rdk_92"/>
        <w:id w:val="271011624"/>
      </w:sdtPr>
      <w:sdtEndPr/>
      <w:sdtContent>
        <w:p w14:paraId="00000012" w14:textId="77777777" w:rsidR="008E0D62" w:rsidRPr="00D530A4" w:rsidRDefault="00DC0722" w:rsidP="00D530A4">
          <w:pPr>
            <w:widowControl w:val="0"/>
            <w:spacing w:after="120" w:line="240" w:lineRule="auto"/>
            <w:rPr>
              <w:ins w:id="62" w:author="Jonathan Walter" w:date="2026-09-22T10:08:00Z"/>
              <w:rFonts w:ascii="Times New Roman" w:eastAsia="Times New Roman" w:hAnsi="Times New Roman" w:cs="Times New Roman"/>
            </w:rPr>
          </w:pPr>
          <w:r w:rsidRPr="00D530A4">
            <w:rPr>
              <w:rFonts w:ascii="Times New Roman" w:eastAsia="Times New Roman" w:hAnsi="Times New Roman" w:cs="Times New Roman"/>
            </w:rPr>
            <w:t>Historically, reconstructing these landscapes has been challenging, requiring extensive data</w:t>
          </w:r>
          <w:sdt>
            <w:sdtPr>
              <w:rPr>
                <w:rFonts w:ascii="Times New Roman" w:hAnsi="Times New Roman" w:cs="Times New Roman"/>
              </w:rPr>
              <w:tag w:val="goog_rdk_86"/>
              <w:id w:val="-1908390761"/>
            </w:sdtPr>
            <w:sdtEndPr/>
            <w:sdtContent>
              <w:ins w:id="63" w:author="Jonathan Walter" w:date="2026-08-14T10:21:00Z">
                <w:r w:rsidRPr="00D530A4">
                  <w:rPr>
                    <w:rFonts w:ascii="Times New Roman" w:eastAsia="Times New Roman" w:hAnsi="Times New Roman" w:cs="Times New Roman"/>
                  </w:rPr>
                  <w:t xml:space="preserve"> (REFS)</w:t>
                </w:r>
              </w:ins>
            </w:sdtContent>
          </w:sdt>
          <w:r w:rsidRPr="00D530A4">
            <w:rPr>
              <w:rFonts w:ascii="Times New Roman" w:eastAsia="Times New Roman" w:hAnsi="Times New Roman" w:cs="Times New Roman"/>
            </w:rPr>
            <w:t xml:space="preserve"> or sophisticated model-based analyses</w:t>
          </w:r>
          <w:sdt>
            <w:sdtPr>
              <w:rPr>
                <w:rFonts w:ascii="Times New Roman" w:hAnsi="Times New Roman" w:cs="Times New Roman"/>
              </w:rPr>
              <w:tag w:val="goog_rdk_87"/>
              <w:id w:val="-1679884973"/>
            </w:sdtPr>
            <w:sdtEndPr/>
            <w:sdtContent>
              <w:ins w:id="64" w:author="Jonathan Walter" w:date="2026-08-14T10:21:00Z">
                <w:r w:rsidRPr="00D530A4">
                  <w:rPr>
                    <w:rFonts w:ascii="Times New Roman" w:eastAsia="Times New Roman" w:hAnsi="Times New Roman" w:cs="Times New Roman"/>
                  </w:rPr>
                  <w:t xml:space="preserve"> (REFS)</w:t>
                </w:r>
              </w:ins>
            </w:sdtContent>
          </w:sdt>
          <w:r w:rsidRPr="00D530A4">
            <w:rPr>
              <w:rFonts w:ascii="Times New Roman" w:eastAsia="Times New Roman" w:hAnsi="Times New Roman" w:cs="Times New Roman"/>
            </w:rPr>
            <w:t>. Consequently,</w:t>
          </w:r>
          <w:sdt>
            <w:sdtPr>
              <w:rPr>
                <w:rFonts w:ascii="Times New Roman" w:hAnsi="Times New Roman" w:cs="Times New Roman"/>
              </w:rPr>
              <w:tag w:val="goog_rdk_88"/>
              <w:id w:val="-28733310"/>
            </w:sdtPr>
            <w:sdtEndPr/>
            <w:sdtContent>
              <w:ins w:id="65" w:author="Jonathan Walter" w:date="2026-08-14T10:16:00Z">
                <w:r w:rsidRPr="00D530A4">
                  <w:rPr>
                    <w:rFonts w:ascii="Times New Roman" w:eastAsia="Times New Roman" w:hAnsi="Times New Roman" w:cs="Times New Roman"/>
                  </w:rPr>
                  <w:t xml:space="preserve"> to this point</w:t>
                </w:r>
              </w:ins>
            </w:sdtContent>
          </w:sdt>
          <w:r w:rsidRPr="00D530A4">
            <w:rPr>
              <w:rFonts w:ascii="Times New Roman" w:eastAsia="Times New Roman" w:hAnsi="Times New Roman" w:cs="Times New Roman"/>
            </w:rPr>
            <w:t xml:space="preserve"> resear</w:t>
          </w:r>
          <w:r w:rsidRPr="00D530A4">
            <w:rPr>
              <w:rFonts w:ascii="Times New Roman" w:eastAsia="Times New Roman" w:hAnsi="Times New Roman" w:cs="Times New Roman"/>
            </w:rPr>
            <w:t xml:space="preserve">ch has </w:t>
          </w:r>
          <w:sdt>
            <w:sdtPr>
              <w:rPr>
                <w:rFonts w:ascii="Times New Roman" w:hAnsi="Times New Roman" w:cs="Times New Roman"/>
              </w:rPr>
              <w:tag w:val="goog_rdk_89"/>
              <w:id w:val="469555739"/>
            </w:sdtPr>
            <w:sdtEndPr/>
            <w:sdtContent>
              <w:ins w:id="66" w:author="Jonathan Walter" w:date="2026-08-14T10:16:00Z">
                <w:r w:rsidRPr="00D530A4">
                  <w:rPr>
                    <w:rFonts w:ascii="Times New Roman" w:eastAsia="Times New Roman" w:hAnsi="Times New Roman" w:cs="Times New Roman"/>
                  </w:rPr>
                  <w:t xml:space="preserve">mainly </w:t>
                </w:r>
              </w:ins>
            </w:sdtContent>
          </w:sdt>
          <w:r w:rsidRPr="00D530A4">
            <w:rPr>
              <w:rFonts w:ascii="Times New Roman" w:eastAsia="Times New Roman" w:hAnsi="Times New Roman" w:cs="Times New Roman"/>
            </w:rPr>
            <w:t>focused instead on generic statistical indicators, such as variance and autocorrelation, which are easy to calculate and have theoretical links to ecosystem stability</w:t>
          </w:r>
          <w:sdt>
            <w:sdtPr>
              <w:rPr>
                <w:rFonts w:ascii="Times New Roman" w:hAnsi="Times New Roman" w:cs="Times New Roman"/>
              </w:rPr>
              <w:tag w:val="goog_rdk_90"/>
              <w:id w:val="1074242772"/>
            </w:sdtPr>
            <w:sdtEndPr/>
            <w:sdtContent>
              <w:ins w:id="67" w:author="Jonathan Walter" w:date="2026-08-14T10:08:00Z">
                <w:r w:rsidRPr="00D530A4">
                  <w:rPr>
                    <w:rFonts w:ascii="Times New Roman" w:eastAsia="Times New Roman" w:hAnsi="Times New Roman" w:cs="Times New Roman"/>
                  </w:rPr>
                  <w:t>, resilience, and state transitions</w:t>
                </w:r>
              </w:ins>
            </w:sdtContent>
          </w:sdt>
          <w:r w:rsidRPr="00D530A4">
            <w:rPr>
              <w:rFonts w:ascii="Times New Roman" w:eastAsia="Times New Roman" w:hAnsi="Times New Roman" w:cs="Times New Roman"/>
              <w:vertAlign w:val="superscript"/>
            </w:rPr>
            <w:t>14,22,23</w:t>
          </w:r>
          <w:r w:rsidRPr="00D530A4">
            <w:rPr>
              <w:rFonts w:ascii="Times New Roman" w:eastAsia="Times New Roman" w:hAnsi="Times New Roman" w:cs="Times New Roman"/>
            </w:rPr>
            <w:t>. While useful in some cases</w:t>
          </w:r>
          <w:r w:rsidRPr="00D530A4">
            <w:rPr>
              <w:rFonts w:ascii="Times New Roman" w:eastAsia="Times New Roman" w:hAnsi="Times New Roman" w:cs="Times New Roman"/>
              <w:vertAlign w:val="superscript"/>
            </w:rPr>
            <w:t>5</w:t>
          </w:r>
          <w:r w:rsidRPr="00D530A4">
            <w:rPr>
              <w:rFonts w:ascii="Times New Roman" w:eastAsia="Times New Roman" w:hAnsi="Times New Roman" w:cs="Times New Roman"/>
              <w:vertAlign w:val="superscript"/>
            </w:rPr>
            <w:t>,24</w:t>
          </w:r>
          <w:r w:rsidRPr="00D530A4">
            <w:rPr>
              <w:rFonts w:ascii="Times New Roman" w:eastAsia="Times New Roman" w:hAnsi="Times New Roman" w:cs="Times New Roman"/>
            </w:rPr>
            <w:t>, these indicators provide limited insight into how ecosystem stability varies spatiotemporally</w:t>
          </w:r>
          <w:r w:rsidRPr="00D530A4">
            <w:rPr>
              <w:rFonts w:ascii="Times New Roman" w:eastAsia="Times New Roman" w:hAnsi="Times New Roman" w:cs="Times New Roman"/>
              <w:vertAlign w:val="superscript"/>
            </w:rPr>
            <w:t>15,16</w:t>
          </w:r>
          <w:r w:rsidRPr="00D530A4">
            <w:rPr>
              <w:rFonts w:ascii="Times New Roman" w:eastAsia="Times New Roman" w:hAnsi="Times New Roman" w:cs="Times New Roman"/>
            </w:rPr>
            <w:t>.</w:t>
          </w:r>
          <w:sdt>
            <w:sdtPr>
              <w:rPr>
                <w:rFonts w:ascii="Times New Roman" w:hAnsi="Times New Roman" w:cs="Times New Roman"/>
              </w:rPr>
              <w:tag w:val="goog_rdk_91"/>
              <w:id w:val="1883847795"/>
            </w:sdtPr>
            <w:sdtEndPr/>
            <w:sdtContent>
              <w:ins w:id="68" w:author="Jonathan Walter" w:date="2026-09-22T10:08:00Z">
                <w:r w:rsidRPr="00D530A4">
                  <w:rPr>
                    <w:rFonts w:ascii="Times New Roman" w:eastAsia="Times New Roman" w:hAnsi="Times New Roman" w:cs="Times New Roman"/>
                  </w:rPr>
                  <w:t xml:space="preserve"> For example, generic statistical indicators of resilience are naïve to differences in the strength of environmental forcing, potentially making among-system comparisons misleading.</w:t>
                </w:r>
              </w:ins>
            </w:sdtContent>
          </w:sdt>
        </w:p>
      </w:sdtContent>
    </w:sdt>
    <w:p w14:paraId="00000013" w14:textId="77777777" w:rsidR="008E0D62" w:rsidRPr="00D530A4" w:rsidRDefault="00DC0722" w:rsidP="00D530A4">
      <w:pPr>
        <w:widowControl w:val="0"/>
        <w:spacing w:after="120" w:line="240" w:lineRule="auto"/>
        <w:rPr>
          <w:rFonts w:ascii="Times New Roman" w:eastAsia="Times New Roman" w:hAnsi="Times New Roman" w:cs="Times New Roman"/>
        </w:rPr>
      </w:pPr>
      <w:sdt>
        <w:sdtPr>
          <w:rPr>
            <w:rFonts w:ascii="Times New Roman" w:hAnsi="Times New Roman" w:cs="Times New Roman"/>
          </w:rPr>
          <w:tag w:val="goog_rdk_93"/>
          <w:id w:val="1886771788"/>
        </w:sdtPr>
        <w:sdtEndPr/>
        <w:sdtContent>
          <w:sdt>
            <w:sdtPr>
              <w:rPr>
                <w:rFonts w:ascii="Times New Roman" w:hAnsi="Times New Roman" w:cs="Times New Roman"/>
              </w:rPr>
              <w:tag w:val="goog_rdk_94"/>
              <w:id w:val="371652198"/>
            </w:sdtPr>
            <w:sdtEndPr/>
            <w:sdtContent>
              <w:commentRangeStart w:id="69"/>
            </w:sdtContent>
          </w:sdt>
          <w:ins w:id="70" w:author="Jonathan Walter" w:date="2026-09-22T10:08:00Z">
            <w:r w:rsidRPr="00D530A4">
              <w:rPr>
                <w:rFonts w:ascii="Times New Roman" w:eastAsia="Times New Roman" w:hAnsi="Times New Roman" w:cs="Times New Roman"/>
              </w:rPr>
              <w:t>Our stability landscape approach is coherent with other prominent ap</w:t>
            </w:r>
            <w:r w:rsidRPr="00D530A4">
              <w:rPr>
                <w:rFonts w:ascii="Times New Roman" w:eastAsia="Times New Roman" w:hAnsi="Times New Roman" w:cs="Times New Roman"/>
              </w:rPr>
              <w:t>proaches to conceptualizing and quantifying stability and resilience in ecology</w:t>
            </w:r>
            <w:commentRangeEnd w:id="69"/>
            <w:r w:rsidRPr="00D530A4">
              <w:rPr>
                <w:rFonts w:ascii="Times New Roman" w:hAnsi="Times New Roman" w:cs="Times New Roman"/>
              </w:rPr>
              <w:commentReference w:id="69"/>
            </w:r>
            <w:r w:rsidRPr="00D530A4">
              <w:rPr>
                <w:rFonts w:ascii="Times New Roman" w:eastAsia="Times New Roman" w:hAnsi="Times New Roman" w:cs="Times New Roman"/>
              </w:rPr>
              <w:t>. In community ecology, stability has commonly been quantified in terms of the temporal invariance (e.g., 1/standard deviation or 1/coefficient of variation) in total communi</w:t>
            </w:r>
            <w:r w:rsidRPr="00D530A4">
              <w:rPr>
                <w:rFonts w:ascii="Times New Roman" w:eastAsia="Times New Roman" w:hAnsi="Times New Roman" w:cs="Times New Roman"/>
              </w:rPr>
              <w:t xml:space="preserve">ty biomass or abundance (and indices thereof) </w:t>
            </w:r>
            <w:r w:rsidRPr="00D530A4">
              <w:rPr>
                <w:rFonts w:ascii="Times New Roman" w:eastAsia="Times New Roman" w:hAnsi="Times New Roman" w:cs="Times New Roman"/>
              </w:rPr>
              <w:lastRenderedPageBreak/>
              <w:t>(REFS). Assuming equal strengths of external perturbation among systems, systems residing in deeper and more steeply sloped basins of attraction will exhibit lower temporal variance compared with systems residi</w:t>
            </w:r>
            <w:r w:rsidRPr="00D530A4">
              <w:rPr>
                <w:rFonts w:ascii="Times New Roman" w:eastAsia="Times New Roman" w:hAnsi="Times New Roman" w:cs="Times New Roman"/>
              </w:rPr>
              <w:t xml:space="preserve">ng in shallower, gently sloping basins of attraction. Other studies have quantified </w:t>
            </w:r>
          </w:ins>
        </w:sdtContent>
      </w:sdt>
      <w:sdt>
        <w:sdtPr>
          <w:rPr>
            <w:rFonts w:ascii="Times New Roman" w:hAnsi="Times New Roman" w:cs="Times New Roman"/>
          </w:rPr>
          <w:tag w:val="goog_rdk_95"/>
          <w:id w:val="288194832"/>
        </w:sdtPr>
        <w:sdtEndPr/>
        <w:sdtContent>
          <w:ins w:id="71" w:author="Jonathan Walter" w:date="2026-10-02T14:08:00Z">
            <w:r w:rsidRPr="00D530A4">
              <w:rPr>
                <w:rFonts w:ascii="Times New Roman" w:eastAsia="Times New Roman" w:hAnsi="Times New Roman" w:cs="Times New Roman"/>
              </w:rPr>
              <w:t xml:space="preserve">resilience </w:t>
            </w:r>
          </w:ins>
        </w:sdtContent>
      </w:sdt>
      <w:sdt>
        <w:sdtPr>
          <w:rPr>
            <w:rFonts w:ascii="Times New Roman" w:hAnsi="Times New Roman" w:cs="Times New Roman"/>
          </w:rPr>
          <w:tag w:val="goog_rdk_96"/>
          <w:id w:val="-1034244866"/>
        </w:sdtPr>
        <w:sdtEndPr/>
        <w:sdtContent>
          <w:ins w:id="72" w:author="Jonathan Walter" w:date="2026-09-22T10:08:00Z">
            <w:r w:rsidRPr="00D530A4">
              <w:rPr>
                <w:rFonts w:ascii="Times New Roman" w:eastAsia="Times New Roman" w:hAnsi="Times New Roman" w:cs="Times New Roman"/>
              </w:rPr>
              <w:t>in terms of return time to equilibrium (</w:t>
            </w:r>
          </w:ins>
          <w:sdt>
            <w:sdtPr>
              <w:rPr>
                <w:rFonts w:ascii="Times New Roman" w:hAnsi="Times New Roman" w:cs="Times New Roman"/>
              </w:rPr>
              <w:tag w:val="goog_rdk_97"/>
              <w:id w:val="197534960"/>
            </w:sdtPr>
            <w:sdtEndPr/>
            <w:sdtContent>
              <w:commentRangeStart w:id="73"/>
            </w:sdtContent>
          </w:sdt>
          <w:ins w:id="74" w:author="Jonathan Walter" w:date="2026-09-22T10:08:00Z">
            <w:r w:rsidRPr="00D530A4">
              <w:rPr>
                <w:rFonts w:ascii="Times New Roman" w:eastAsia="Times New Roman" w:hAnsi="Times New Roman" w:cs="Times New Roman"/>
              </w:rPr>
              <w:t>REFS</w:t>
            </w:r>
            <w:commentRangeEnd w:id="73"/>
            <w:r w:rsidRPr="00D530A4">
              <w:rPr>
                <w:rFonts w:ascii="Times New Roman" w:hAnsi="Times New Roman" w:cs="Times New Roman"/>
              </w:rPr>
              <w:commentReference w:id="73"/>
            </w:r>
            <w:r w:rsidRPr="00D530A4">
              <w:rPr>
                <w:rFonts w:ascii="Times New Roman" w:eastAsia="Times New Roman" w:hAnsi="Times New Roman" w:cs="Times New Roman"/>
              </w:rPr>
              <w:t xml:space="preserve">) and, similarly, systems residing in deeper and more steeply sloped basins of attraction will return to an </w:t>
            </w:r>
            <w:r w:rsidRPr="00D530A4">
              <w:rPr>
                <w:rFonts w:ascii="Times New Roman" w:eastAsia="Times New Roman" w:hAnsi="Times New Roman" w:cs="Times New Roman"/>
              </w:rPr>
              <w:t>equilibrium faster than those residing in shallower basis of attraction. Neither of these established approaches, however, can reveal when tipping points have been crossed and so can be misleading when systems shift among multiple basins of attraction.</w:t>
            </w:r>
          </w:ins>
        </w:sdtContent>
      </w:sdt>
    </w:p>
    <w:p w14:paraId="00000014" w14:textId="77777777" w:rsidR="008E0D62" w:rsidRPr="00D530A4" w:rsidRDefault="00DC0722" w:rsidP="00D530A4">
      <w:pPr>
        <w:widowControl w:val="0"/>
        <w:spacing w:after="120" w:line="240" w:lineRule="auto"/>
        <w:rPr>
          <w:rFonts w:ascii="Times New Roman" w:eastAsia="Times New Roman" w:hAnsi="Times New Roman" w:cs="Times New Roman"/>
        </w:rPr>
      </w:pPr>
      <w:r w:rsidRPr="00D530A4">
        <w:rPr>
          <w:rFonts w:ascii="Times New Roman" w:eastAsia="Times New Roman" w:hAnsi="Times New Roman" w:cs="Times New Roman"/>
        </w:rPr>
        <w:t>R</w:t>
      </w:r>
      <w:r w:rsidRPr="00D530A4">
        <w:rPr>
          <w:rFonts w:ascii="Times New Roman" w:eastAsia="Times New Roman" w:hAnsi="Times New Roman" w:cs="Times New Roman"/>
        </w:rPr>
        <w:t>ecent advances in stability landscape reconstruction have viewed ecosystems as Langevin systems</w:t>
      </w:r>
      <w:r w:rsidRPr="00D530A4">
        <w:rPr>
          <w:rFonts w:ascii="Times New Roman" w:eastAsia="Times New Roman" w:hAnsi="Times New Roman" w:cs="Times New Roman"/>
          <w:vertAlign w:val="superscript"/>
        </w:rPr>
        <w:t>20,25</w:t>
      </w:r>
      <w:r w:rsidRPr="00D530A4">
        <w:rPr>
          <w:rFonts w:ascii="Times New Roman" w:eastAsia="Times New Roman" w:hAnsi="Times New Roman" w:cs="Times New Roman"/>
        </w:rPr>
        <w:t>, i.e., instances of a stochastic differential equation that can be estimated from empirical data. This approach marked a fundamental breakthrough by enabli</w:t>
      </w:r>
      <w:r w:rsidRPr="00D530A4">
        <w:rPr>
          <w:rFonts w:ascii="Times New Roman" w:eastAsia="Times New Roman" w:hAnsi="Times New Roman" w:cs="Times New Roman"/>
        </w:rPr>
        <w:t xml:space="preserve">ng quantification of stability landscapes without detailed dynamical models. However, early implementations demanded datasets with several thousands of observations, limiting their applicability even in an era of increasing accessibility of high-frequency </w:t>
      </w:r>
      <w:r w:rsidRPr="00D530A4">
        <w:rPr>
          <w:rFonts w:ascii="Times New Roman" w:eastAsia="Times New Roman" w:hAnsi="Times New Roman" w:cs="Times New Roman"/>
        </w:rPr>
        <w:t xml:space="preserve">automated sensors from instrumented buoys, flux towers, and other platforms. </w:t>
      </w:r>
      <w:proofErr w:type="spellStart"/>
      <w:r w:rsidRPr="00D530A4">
        <w:rPr>
          <w:rFonts w:ascii="Times New Roman" w:eastAsia="Times New Roman" w:hAnsi="Times New Roman" w:cs="Times New Roman"/>
        </w:rPr>
        <w:t>Arani</w:t>
      </w:r>
      <w:proofErr w:type="spellEnd"/>
      <w:r w:rsidRPr="00D530A4">
        <w:rPr>
          <w:rFonts w:ascii="Times New Roman" w:eastAsia="Times New Roman" w:hAnsi="Times New Roman" w:cs="Times New Roman"/>
        </w:rPr>
        <w:t xml:space="preserve"> et al.</w:t>
      </w:r>
      <w:r w:rsidRPr="00D530A4">
        <w:rPr>
          <w:rFonts w:ascii="Times New Roman" w:eastAsia="Times New Roman" w:hAnsi="Times New Roman" w:cs="Times New Roman"/>
          <w:vertAlign w:val="superscript"/>
        </w:rPr>
        <w:t>21</w:t>
      </w:r>
      <w:r w:rsidRPr="00D530A4">
        <w:rPr>
          <w:rFonts w:ascii="Times New Roman" w:eastAsia="Times New Roman" w:hAnsi="Times New Roman" w:cs="Times New Roman"/>
        </w:rPr>
        <w:t xml:space="preserve"> recently introduced refined methods that dramatically reduce data requirements and can be applied to time series on the order of hundreds of observations. As many r</w:t>
      </w:r>
      <w:r w:rsidRPr="00D530A4">
        <w:rPr>
          <w:rFonts w:ascii="Times New Roman" w:eastAsia="Times New Roman" w:hAnsi="Times New Roman" w:cs="Times New Roman"/>
        </w:rPr>
        <w:t>eal-world datasets now meet these criteria, this advance positions us to make significant progress in understanding spatiotemporal variability in ecosystem stability.</w:t>
      </w:r>
    </w:p>
    <w:p w14:paraId="00000015" w14:textId="77777777" w:rsidR="008E0D62" w:rsidRPr="00D530A4" w:rsidRDefault="00DC0722" w:rsidP="00D530A4">
      <w:pPr>
        <w:widowControl w:val="0"/>
        <w:spacing w:after="120" w:line="240" w:lineRule="auto"/>
        <w:rPr>
          <w:rFonts w:ascii="Times New Roman" w:eastAsia="Times New Roman" w:hAnsi="Times New Roman" w:cs="Times New Roman"/>
        </w:rPr>
      </w:pPr>
      <w:r w:rsidRPr="00D530A4">
        <w:rPr>
          <w:rFonts w:ascii="Times New Roman" w:eastAsia="Times New Roman" w:hAnsi="Times New Roman" w:cs="Times New Roman"/>
          <w:b/>
          <w:bCs/>
          <w:i/>
          <w:iCs/>
        </w:rPr>
        <w:t xml:space="preserve">Lake Stability – </w:t>
      </w:r>
      <w:r w:rsidRPr="00D530A4">
        <w:rPr>
          <w:rFonts w:ascii="Times New Roman" w:eastAsia="Times New Roman" w:hAnsi="Times New Roman" w:cs="Times New Roman"/>
        </w:rPr>
        <w:t>Primary production is a fundamental ecosystem function that regulates ca</w:t>
      </w:r>
      <w:r w:rsidRPr="00D530A4">
        <w:rPr>
          <w:rFonts w:ascii="Times New Roman" w:eastAsia="Times New Roman" w:hAnsi="Times New Roman" w:cs="Times New Roman"/>
        </w:rPr>
        <w:t>rbon balance and supports food webs</w:t>
      </w:r>
      <w:r w:rsidRPr="00D530A4">
        <w:rPr>
          <w:rFonts w:ascii="Times New Roman" w:eastAsia="Times New Roman" w:hAnsi="Times New Roman" w:cs="Times New Roman"/>
          <w:vertAlign w:val="superscript"/>
        </w:rPr>
        <w:t>26</w:t>
      </w:r>
      <w:r w:rsidRPr="00D530A4">
        <w:rPr>
          <w:rFonts w:ascii="Times New Roman" w:eastAsia="Times New Roman" w:hAnsi="Times New Roman" w:cs="Times New Roman"/>
        </w:rPr>
        <w:t>. In lakes, multiple stable equilibria often emerge from the feedbacks between nutrients, light availability, and food web structure</w:t>
      </w:r>
      <w:r w:rsidRPr="00D530A4">
        <w:rPr>
          <w:rFonts w:ascii="Times New Roman" w:eastAsia="Times New Roman" w:hAnsi="Times New Roman" w:cs="Times New Roman"/>
          <w:vertAlign w:val="superscript"/>
        </w:rPr>
        <w:t>27</w:t>
      </w:r>
      <w:r w:rsidRPr="00D530A4">
        <w:rPr>
          <w:rFonts w:ascii="Times New Roman" w:eastAsia="Times New Roman" w:hAnsi="Times New Roman" w:cs="Times New Roman"/>
        </w:rPr>
        <w:t>. For example, a lake may persist in a low-productivity, clear water state stabilized</w:t>
      </w:r>
      <w:r w:rsidRPr="00D530A4">
        <w:rPr>
          <w:rFonts w:ascii="Times New Roman" w:eastAsia="Times New Roman" w:hAnsi="Times New Roman" w:cs="Times New Roman"/>
        </w:rPr>
        <w:t xml:space="preserve"> by efficient grazing and low nutrient recycling or a high-productivity, turbid state reinforced by internal nutrient cycling and reduced grazing</w:t>
      </w:r>
      <w:r w:rsidRPr="00D530A4">
        <w:rPr>
          <w:rFonts w:ascii="Times New Roman" w:eastAsia="Times New Roman" w:hAnsi="Times New Roman" w:cs="Times New Roman"/>
          <w:vertAlign w:val="superscript"/>
        </w:rPr>
        <w:t>3,28</w:t>
      </w:r>
      <w:r w:rsidRPr="00D530A4">
        <w:rPr>
          <w:rFonts w:ascii="Times New Roman" w:eastAsia="Times New Roman" w:hAnsi="Times New Roman" w:cs="Times New Roman"/>
        </w:rPr>
        <w:t>. The gradual erosion of resilience, reflected in changes in the stability landscape, from external drivers</w:t>
      </w:r>
      <w:r w:rsidRPr="00D530A4">
        <w:rPr>
          <w:rFonts w:ascii="Times New Roman" w:eastAsia="Times New Roman" w:hAnsi="Times New Roman" w:cs="Times New Roman"/>
        </w:rPr>
        <w:t xml:space="preserve"> such as nutrient enrichment, climate variability, or species loss, can cause these self-reinforcing feedbacks to weaken or reorganize (Figure 1), increasing the chances of a threshold crossing to the other state or critical transition</w:t>
      </w:r>
      <w:r w:rsidRPr="00D530A4">
        <w:rPr>
          <w:rFonts w:ascii="Times New Roman" w:eastAsia="Times New Roman" w:hAnsi="Times New Roman" w:cs="Times New Roman"/>
          <w:vertAlign w:val="superscript"/>
        </w:rPr>
        <w:t>3,19,24</w:t>
      </w:r>
      <w:r w:rsidRPr="00D530A4">
        <w:rPr>
          <w:rFonts w:ascii="Times New Roman" w:eastAsia="Times New Roman" w:hAnsi="Times New Roman" w:cs="Times New Roman"/>
        </w:rPr>
        <w:t>. </w:t>
      </w:r>
    </w:p>
    <w:p w14:paraId="00000016" w14:textId="77777777" w:rsidR="008E0D62" w:rsidRPr="00D530A4" w:rsidRDefault="00DC0722" w:rsidP="00D530A4">
      <w:pPr>
        <w:widowControl w:val="0"/>
        <w:spacing w:after="120" w:line="240" w:lineRule="auto"/>
        <w:rPr>
          <w:rFonts w:ascii="Times New Roman" w:eastAsia="Times New Roman" w:hAnsi="Times New Roman" w:cs="Times New Roman"/>
        </w:rPr>
      </w:pPr>
      <w:r w:rsidRPr="00D530A4">
        <w:rPr>
          <w:rFonts w:ascii="Times New Roman" w:eastAsia="Times New Roman" w:hAnsi="Times New Roman" w:cs="Times New Roman"/>
        </w:rPr>
        <w:t>Climate str</w:t>
      </w:r>
      <w:r w:rsidRPr="00D530A4">
        <w:rPr>
          <w:rFonts w:ascii="Times New Roman" w:eastAsia="Times New Roman" w:hAnsi="Times New Roman" w:cs="Times New Roman"/>
        </w:rPr>
        <w:t>ongly mediates the connection between lakes and their surrounding landscapes, shaping in-lake physical and chemical processes from year to year</w:t>
      </w:r>
      <w:r w:rsidRPr="00D530A4">
        <w:rPr>
          <w:rFonts w:ascii="Times New Roman" w:eastAsia="Times New Roman" w:hAnsi="Times New Roman" w:cs="Times New Roman"/>
          <w:vertAlign w:val="superscript"/>
        </w:rPr>
        <w:t>29,30</w:t>
      </w:r>
      <w:r w:rsidRPr="00D530A4">
        <w:rPr>
          <w:rFonts w:ascii="Times New Roman" w:eastAsia="Times New Roman" w:hAnsi="Times New Roman" w:cs="Times New Roman"/>
        </w:rPr>
        <w:t>. Variation in precipitation form, timing, and magnitude influences the delivery of terrestrially derived di</w:t>
      </w:r>
      <w:r w:rsidRPr="00D530A4">
        <w:rPr>
          <w:rFonts w:ascii="Times New Roman" w:eastAsia="Times New Roman" w:hAnsi="Times New Roman" w:cs="Times New Roman"/>
        </w:rPr>
        <w:t>ssolved organic carbon (DOC) to lakes</w:t>
      </w:r>
      <w:r w:rsidRPr="00D530A4">
        <w:rPr>
          <w:rFonts w:ascii="Times New Roman" w:eastAsia="Times New Roman" w:hAnsi="Times New Roman" w:cs="Times New Roman"/>
          <w:vertAlign w:val="superscript"/>
        </w:rPr>
        <w:t>29,31</w:t>
      </w:r>
      <w:r w:rsidRPr="00D530A4">
        <w:rPr>
          <w:rFonts w:ascii="Times New Roman" w:eastAsia="Times New Roman" w:hAnsi="Times New Roman" w:cs="Times New Roman"/>
        </w:rPr>
        <w:t>, altering light and nutrient availability for primary production</w:t>
      </w:r>
      <w:r w:rsidRPr="00D530A4">
        <w:rPr>
          <w:rFonts w:ascii="Times New Roman" w:eastAsia="Times New Roman" w:hAnsi="Times New Roman" w:cs="Times New Roman"/>
          <w:vertAlign w:val="superscript"/>
        </w:rPr>
        <w:t>32,33</w:t>
      </w:r>
      <w:r w:rsidRPr="00D530A4">
        <w:rPr>
          <w:rFonts w:ascii="Times New Roman" w:eastAsia="Times New Roman" w:hAnsi="Times New Roman" w:cs="Times New Roman"/>
        </w:rPr>
        <w:t>. The magnitude and consequences of DOC inputs are mediated by relatively time-invariant lake and watershed characteristics such as basin morpho</w:t>
      </w:r>
      <w:r w:rsidRPr="00D530A4">
        <w:rPr>
          <w:rFonts w:ascii="Times New Roman" w:eastAsia="Times New Roman" w:hAnsi="Times New Roman" w:cs="Times New Roman"/>
        </w:rPr>
        <w:t>logy, hydrologic connectivity, and land use</w:t>
      </w:r>
      <w:r w:rsidRPr="00D530A4">
        <w:rPr>
          <w:rFonts w:ascii="Times New Roman" w:eastAsia="Times New Roman" w:hAnsi="Times New Roman" w:cs="Times New Roman"/>
          <w:vertAlign w:val="superscript"/>
        </w:rPr>
        <w:t>34,35</w:t>
      </w:r>
      <w:r w:rsidRPr="00D530A4">
        <w:rPr>
          <w:rFonts w:ascii="Times New Roman" w:eastAsia="Times New Roman" w:hAnsi="Times New Roman" w:cs="Times New Roman"/>
        </w:rPr>
        <w:t>. However, there is evidence that large changes in interannual DOC concentration influence ecosystem metabolism and productivity</w:t>
      </w:r>
      <w:r w:rsidRPr="00D530A4">
        <w:rPr>
          <w:rFonts w:ascii="Times New Roman" w:eastAsia="Times New Roman" w:hAnsi="Times New Roman" w:cs="Times New Roman"/>
          <w:vertAlign w:val="superscript"/>
        </w:rPr>
        <w:t>35–38</w:t>
      </w:r>
      <w:r w:rsidRPr="00D530A4">
        <w:rPr>
          <w:rFonts w:ascii="Times New Roman" w:eastAsia="Times New Roman" w:hAnsi="Times New Roman" w:cs="Times New Roman"/>
        </w:rPr>
        <w:t>, and those changes can be synchronous among lakes in a region</w:t>
      </w:r>
      <w:r w:rsidRPr="00D530A4">
        <w:rPr>
          <w:rFonts w:ascii="Times New Roman" w:eastAsia="Times New Roman" w:hAnsi="Times New Roman" w:cs="Times New Roman"/>
          <w:vertAlign w:val="superscript"/>
        </w:rPr>
        <w:t>29,31,36</w:t>
      </w:r>
      <w:r w:rsidRPr="00D530A4">
        <w:rPr>
          <w:rFonts w:ascii="Times New Roman" w:eastAsia="Times New Roman" w:hAnsi="Times New Roman" w:cs="Times New Roman"/>
        </w:rPr>
        <w:t>. Ice</w:t>
      </w:r>
      <w:r w:rsidRPr="00D530A4">
        <w:rPr>
          <w:rFonts w:ascii="Times New Roman" w:eastAsia="Times New Roman" w:hAnsi="Times New Roman" w:cs="Times New Roman"/>
        </w:rPr>
        <w:t xml:space="preserve"> phenology provides an additional climatic control in seasonally ice-covered lakes: the timing of ice-off influences the depth and duration of stratification, thereby regulating vertical nutrient transport, oxygen dynamics, and water column temperatures th</w:t>
      </w:r>
      <w:r w:rsidRPr="00D530A4">
        <w:rPr>
          <w:rFonts w:ascii="Times New Roman" w:eastAsia="Times New Roman" w:hAnsi="Times New Roman" w:cs="Times New Roman"/>
        </w:rPr>
        <w:t>at control growing-season productivity</w:t>
      </w:r>
      <w:r w:rsidRPr="00D530A4">
        <w:rPr>
          <w:rFonts w:ascii="Times New Roman" w:eastAsia="Times New Roman" w:hAnsi="Times New Roman" w:cs="Times New Roman"/>
          <w:vertAlign w:val="superscript"/>
        </w:rPr>
        <w:t>39</w:t>
      </w:r>
      <w:r w:rsidRPr="00D530A4">
        <w:rPr>
          <w:rFonts w:ascii="Times New Roman" w:eastAsia="Times New Roman" w:hAnsi="Times New Roman" w:cs="Times New Roman"/>
        </w:rPr>
        <w:t>. These bottom-up controls interact with top-down processes, which can be restructured by human intervention such as fisheries management, species introductions, or invasions that alter grazing pressure</w:t>
      </w:r>
      <w:r w:rsidRPr="00D530A4">
        <w:rPr>
          <w:rFonts w:ascii="Times New Roman" w:eastAsia="Times New Roman" w:hAnsi="Times New Roman" w:cs="Times New Roman"/>
          <w:vertAlign w:val="superscript"/>
        </w:rPr>
        <w:t>19,40</w:t>
      </w:r>
      <w:r w:rsidRPr="00D530A4">
        <w:rPr>
          <w:rFonts w:ascii="Times New Roman" w:eastAsia="Times New Roman" w:hAnsi="Times New Roman" w:cs="Times New Roman"/>
        </w:rPr>
        <w:t>. Togethe</w:t>
      </w:r>
      <w:r w:rsidRPr="00D530A4">
        <w:rPr>
          <w:rFonts w:ascii="Times New Roman" w:eastAsia="Times New Roman" w:hAnsi="Times New Roman" w:cs="Times New Roman"/>
        </w:rPr>
        <w:t xml:space="preserve">r, these human and climate-mediated pathways create year-to-year variation in the physical, </w:t>
      </w:r>
      <w:sdt>
        <w:sdtPr>
          <w:rPr>
            <w:rFonts w:ascii="Times New Roman" w:hAnsi="Times New Roman" w:cs="Times New Roman"/>
          </w:rPr>
          <w:tag w:val="goog_rdk_98"/>
          <w:id w:val="-224388500"/>
        </w:sdtPr>
        <w:sdtEndPr/>
        <w:sdtContent>
          <w:commentRangeStart w:id="75"/>
        </w:sdtContent>
      </w:sdt>
      <w:r w:rsidRPr="00D530A4">
        <w:rPr>
          <w:rFonts w:ascii="Times New Roman" w:eastAsia="Times New Roman" w:hAnsi="Times New Roman" w:cs="Times New Roman"/>
        </w:rPr>
        <w:t>chemical, and biological feedbacks that shape the stability landscape of primary production in lakes.</w:t>
      </w:r>
      <w:commentRangeEnd w:id="75"/>
      <w:r w:rsidRPr="00D530A4">
        <w:rPr>
          <w:rFonts w:ascii="Times New Roman" w:hAnsi="Times New Roman" w:cs="Times New Roman"/>
        </w:rPr>
        <w:commentReference w:id="75"/>
      </w:r>
    </w:p>
    <w:p w14:paraId="00000017" w14:textId="77777777" w:rsidR="008E0D62" w:rsidRPr="00D530A4" w:rsidRDefault="00DC0722" w:rsidP="00D530A4">
      <w:pPr>
        <w:widowControl w:val="0"/>
        <w:spacing w:after="120" w:line="240" w:lineRule="auto"/>
        <w:rPr>
          <w:rFonts w:ascii="Times New Roman" w:eastAsia="Times New Roman" w:hAnsi="Times New Roman" w:cs="Times New Roman"/>
        </w:rPr>
      </w:pPr>
      <w:r w:rsidRPr="00D530A4">
        <w:rPr>
          <w:rFonts w:ascii="Times New Roman" w:eastAsia="Times New Roman" w:hAnsi="Times New Roman" w:cs="Times New Roman"/>
          <w:b/>
          <w:bCs/>
        </w:rPr>
        <w:t>Research Plan</w:t>
      </w:r>
    </w:p>
    <w:p w14:paraId="00000018" w14:textId="58FB6106" w:rsidR="008E0D62" w:rsidRPr="00D530A4" w:rsidRDefault="00DC0722" w:rsidP="00D530A4">
      <w:pPr>
        <w:widowControl w:val="0"/>
        <w:spacing w:after="120" w:line="240" w:lineRule="auto"/>
        <w:rPr>
          <w:rFonts w:ascii="Times New Roman" w:eastAsia="Times New Roman" w:hAnsi="Times New Roman" w:cs="Times New Roman"/>
        </w:rPr>
      </w:pPr>
      <w:r w:rsidRPr="00D530A4">
        <w:rPr>
          <w:rFonts w:ascii="Times New Roman" w:eastAsia="Times New Roman" w:hAnsi="Times New Roman" w:cs="Times New Roman"/>
          <w:i/>
          <w:iCs/>
        </w:rPr>
        <w:lastRenderedPageBreak/>
        <w:t>Study System:</w:t>
      </w:r>
      <w:r w:rsidRPr="00D530A4">
        <w:rPr>
          <w:rFonts w:ascii="Times New Roman" w:eastAsia="Times New Roman" w:hAnsi="Times New Roman" w:cs="Times New Roman"/>
        </w:rPr>
        <w:t xml:space="preserve"> To meet our objectives, we will use data from 5 lakes influenced only by external climate variability and natural shifts in food web structure, and 6 lakes that experience the same climate variation but have been directly manipulated to alter food web str</w:t>
      </w:r>
      <w:r w:rsidRPr="00D530A4">
        <w:rPr>
          <w:rFonts w:ascii="Times New Roman" w:eastAsia="Times New Roman" w:hAnsi="Times New Roman" w:cs="Times New Roman"/>
        </w:rPr>
        <w:t>ucture or the physicochemical environment (Figure 2). This combination provides a powerful framework to disentangle the roles of external forcing, internal dynamics, and targeted interventions in shifting stability landscapes. These 11 lakes are located wi</w:t>
      </w:r>
      <w:r w:rsidRPr="00D530A4">
        <w:rPr>
          <w:rFonts w:ascii="Times New Roman" w:eastAsia="Times New Roman" w:hAnsi="Times New Roman" w:cs="Times New Roman"/>
        </w:rPr>
        <w:t>thin 30 km of each other in the Northern Highlands Lake District of Wisconsin and the Upper Peninsula of Michigan, USA. The lakes range in size, trophic state, and landscape position</w:t>
      </w:r>
      <w:r w:rsidRPr="00D530A4">
        <w:rPr>
          <w:rFonts w:ascii="Times New Roman" w:eastAsia="Times New Roman" w:hAnsi="Times New Roman" w:cs="Times New Roman"/>
          <w:vertAlign w:val="superscript"/>
        </w:rPr>
        <w:t>41,42</w:t>
      </w:r>
      <w:r w:rsidRPr="00D530A4">
        <w:rPr>
          <w:rFonts w:ascii="Times New Roman" w:eastAsia="Times New Roman" w:hAnsi="Times New Roman" w:cs="Times New Roman"/>
        </w:rPr>
        <w:t>, all within predominantly forested watersheds</w:t>
      </w:r>
      <w:r w:rsidR="00D530A4" w:rsidRPr="00D530A4">
        <w:rPr>
          <w:rFonts w:ascii="Times New Roman" w:eastAsia="Times New Roman" w:hAnsi="Times New Roman" w:cs="Times New Roman"/>
        </w:rPr>
        <w:t>, and due to their close proximity share similar underlying geology and are exposed to the same regional climate</w:t>
      </w:r>
      <w:r w:rsidR="00D530A4">
        <w:rPr>
          <w:rFonts w:ascii="Times New Roman" w:eastAsia="Times New Roman" w:hAnsi="Times New Roman" w:cs="Times New Roman"/>
        </w:rPr>
        <w:t xml:space="preserve">. </w:t>
      </w:r>
      <w:r w:rsidRPr="00D530A4">
        <w:rPr>
          <w:rFonts w:ascii="Times New Roman" w:eastAsia="Times New Roman" w:hAnsi="Times New Roman" w:cs="Times New Roman"/>
        </w:rPr>
        <w:t xml:space="preserve">Across three long-term programs, 140 lake-years of high frequency dissolved oxygen (DO) data have been collected using automated sensors deployed at the deep site </w:t>
      </w:r>
      <w:r w:rsidRPr="00D530A4">
        <w:rPr>
          <w:rFonts w:ascii="Times New Roman" w:eastAsia="Times New Roman" w:hAnsi="Times New Roman" w:cs="Times New Roman"/>
        </w:rPr>
        <w:t>in each lake</w:t>
      </w:r>
      <w:r w:rsidRPr="00D530A4">
        <w:rPr>
          <w:rFonts w:ascii="Times New Roman" w:eastAsia="Times New Roman" w:hAnsi="Times New Roman" w:cs="Times New Roman"/>
          <w:vertAlign w:val="superscript"/>
        </w:rPr>
        <w:t>43–50</w:t>
      </w:r>
      <w:r w:rsidRPr="00D530A4">
        <w:rPr>
          <w:rFonts w:ascii="Times New Roman" w:eastAsia="Times New Roman" w:hAnsi="Times New Roman" w:cs="Times New Roman"/>
        </w:rPr>
        <w:t xml:space="preserve"> (Figure 2),</w:t>
      </w:r>
      <w:sdt>
        <w:sdtPr>
          <w:rPr>
            <w:rFonts w:ascii="Times New Roman" w:hAnsi="Times New Roman" w:cs="Times New Roman"/>
          </w:rPr>
          <w:tag w:val="goog_rdk_100"/>
          <w:id w:val="1091015977"/>
        </w:sdtPr>
        <w:sdtEndPr/>
        <w:sdtContent>
          <w:commentRangeStart w:id="76"/>
        </w:sdtContent>
      </w:sdt>
      <w:r w:rsidRPr="00D530A4">
        <w:rPr>
          <w:rFonts w:ascii="Times New Roman" w:eastAsia="Times New Roman" w:hAnsi="Times New Roman" w:cs="Times New Roman"/>
        </w:rPr>
        <w:t xml:space="preserve"> although these data sets are not harmonized</w:t>
      </w:r>
      <w:commentRangeEnd w:id="76"/>
      <w:r w:rsidRPr="00D530A4">
        <w:rPr>
          <w:rFonts w:ascii="Times New Roman" w:hAnsi="Times New Roman" w:cs="Times New Roman"/>
        </w:rPr>
        <w:commentReference w:id="76"/>
      </w:r>
      <w:r w:rsidRPr="00D530A4">
        <w:rPr>
          <w:rFonts w:ascii="Times New Roman" w:eastAsia="Times New Roman" w:hAnsi="Times New Roman" w:cs="Times New Roman"/>
        </w:rPr>
        <w:t xml:space="preserve">. Each program also collected supporting meteorological, water chemistry, and community abundance data for each lake-year. </w:t>
      </w:r>
    </w:p>
    <w:p w14:paraId="00000019" w14:textId="0997CF85" w:rsidR="008E0D62" w:rsidRPr="00D530A4" w:rsidRDefault="00D530A4" w:rsidP="00D530A4">
      <w:pPr>
        <w:widowControl w:val="0"/>
        <w:spacing w:after="120" w:line="240" w:lineRule="auto"/>
        <w:jc w:val="center"/>
        <w:rPr>
          <w:rFonts w:ascii="Times New Roman" w:hAnsi="Times New Roman" w:cs="Times New Roman"/>
          <w:color w:val="000000"/>
        </w:rPr>
      </w:pPr>
      <w:r>
        <w:rPr>
          <w:noProof/>
          <w:color w:val="000000"/>
        </w:rPr>
        <w:drawing>
          <wp:inline distT="0" distB="0" distL="0" distR="0" wp14:anchorId="676BB985" wp14:editId="205A3015">
            <wp:extent cx="5943600" cy="33813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81375"/>
                    </a:xfrm>
                    <a:prstGeom prst="rect">
                      <a:avLst/>
                    </a:prstGeom>
                    <a:noFill/>
                    <a:ln>
                      <a:noFill/>
                    </a:ln>
                  </pic:spPr>
                </pic:pic>
              </a:graphicData>
            </a:graphic>
          </wp:inline>
        </w:drawing>
      </w:r>
    </w:p>
    <w:p w14:paraId="0000001A" w14:textId="42B6A959" w:rsidR="008E0D62" w:rsidRPr="00D530A4" w:rsidRDefault="00DC0722" w:rsidP="00D530A4">
      <w:pPr>
        <w:widowControl w:val="0"/>
        <w:spacing w:after="120" w:line="240" w:lineRule="auto"/>
        <w:rPr>
          <w:rFonts w:ascii="Times New Roman" w:eastAsia="Times New Roman" w:hAnsi="Times New Roman" w:cs="Times New Roman"/>
          <w:i/>
          <w:iCs/>
          <w:sz w:val="20"/>
          <w:szCs w:val="20"/>
        </w:rPr>
      </w:pPr>
      <w:r w:rsidRPr="00D530A4">
        <w:rPr>
          <w:rFonts w:ascii="Times New Roman" w:eastAsia="Times New Roman" w:hAnsi="Times New Roman" w:cs="Times New Roman"/>
          <w:b/>
          <w:bCs/>
          <w:i/>
          <w:iCs/>
          <w:sz w:val="20"/>
          <w:szCs w:val="20"/>
        </w:rPr>
        <w:t>Figure 2:</w:t>
      </w:r>
      <w:r w:rsidRPr="00D530A4">
        <w:rPr>
          <w:rFonts w:ascii="Times New Roman" w:eastAsia="Times New Roman" w:hAnsi="Times New Roman" w:cs="Times New Roman"/>
          <w:i/>
          <w:iCs/>
          <w:sz w:val="20"/>
          <w:szCs w:val="20"/>
        </w:rPr>
        <w:t xml:space="preserve"> </w:t>
      </w:r>
      <w:r w:rsidR="00D530A4" w:rsidRPr="00D530A4">
        <w:rPr>
          <w:rFonts w:ascii="Times New Roman" w:eastAsia="Times New Roman" w:hAnsi="Times New Roman" w:cs="Times New Roman"/>
          <w:i/>
          <w:iCs/>
          <w:sz w:val="20"/>
          <w:szCs w:val="20"/>
        </w:rPr>
        <w:t>(left) The study lakes (yellow points) in the Northern Highlands Lake District are all located within 30 km of each other. (right) Available high frequency dissolved oxygen data. Each circle represents a summer of data collection; color coding corresponds to manipulations.</w:t>
      </w:r>
    </w:p>
    <w:p w14:paraId="0000001C" w14:textId="77777777" w:rsidR="008E0D62" w:rsidRPr="00D530A4" w:rsidRDefault="00DC0722" w:rsidP="00D530A4">
      <w:pPr>
        <w:widowControl w:val="0"/>
        <w:spacing w:after="120" w:line="240" w:lineRule="auto"/>
        <w:rPr>
          <w:rFonts w:ascii="Times New Roman" w:eastAsia="Times New Roman" w:hAnsi="Times New Roman" w:cs="Times New Roman"/>
        </w:rPr>
      </w:pPr>
      <w:r w:rsidRPr="00D530A4">
        <w:rPr>
          <w:rFonts w:ascii="Times New Roman" w:eastAsia="Times New Roman" w:hAnsi="Times New Roman" w:cs="Times New Roman"/>
          <w:b/>
          <w:bCs/>
          <w:i/>
          <w:iCs/>
        </w:rPr>
        <w:t xml:space="preserve">Regional Hydrology and Climate: </w:t>
      </w:r>
      <w:r w:rsidRPr="00D530A4">
        <w:rPr>
          <w:rFonts w:ascii="Times New Roman" w:eastAsia="Times New Roman" w:hAnsi="Times New Roman" w:cs="Times New Roman"/>
        </w:rPr>
        <w:t>The Northern Highlands Lake District is underlain by Precambrian bedrock overlain by 40–60 m of permeable glacial and fluvial deposits that form an extensive unconfined aquifer. Lakes are tightly coupled to this groundwater system; many are seepage lakes n</w:t>
      </w:r>
      <w:r w:rsidRPr="00D530A4">
        <w:rPr>
          <w:rFonts w:ascii="Times New Roman" w:eastAsia="Times New Roman" w:hAnsi="Times New Roman" w:cs="Times New Roman"/>
        </w:rPr>
        <w:t>ested within the water table, making groundwater a dominant component of regional hydrology. The region has a cool, humid continental climate with strong seasonality and historically substantial, but highly variable, winter snowfall. Since 2007, annual sno</w:t>
      </w:r>
      <w:r w:rsidRPr="00D530A4">
        <w:rPr>
          <w:rFonts w:ascii="Times New Roman" w:eastAsia="Times New Roman" w:hAnsi="Times New Roman" w:cs="Times New Roman"/>
        </w:rPr>
        <w:t xml:space="preserve">wfall totals have declined sharply relative to preceding decades, while summer precipitation increased shortly thereafter, including several exceptionally wet summers during the 2010s. Despite lower snowfall totals, snow water equivalent has been markedly </w:t>
      </w:r>
      <w:r w:rsidRPr="00D530A4">
        <w:rPr>
          <w:rFonts w:ascii="Times New Roman" w:eastAsia="Times New Roman" w:hAnsi="Times New Roman" w:cs="Times New Roman"/>
        </w:rPr>
        <w:t xml:space="preserve">elevated, though variable, since 2013, </w:t>
      </w:r>
      <w:r w:rsidRPr="00D530A4">
        <w:rPr>
          <w:rFonts w:ascii="Times New Roman" w:eastAsia="Times New Roman" w:hAnsi="Times New Roman" w:cs="Times New Roman"/>
        </w:rPr>
        <w:lastRenderedPageBreak/>
        <w:t>indicating a shift toward a denser, higher-water-content snowpack. Greater snowfall totals are also associated with higher water color in the subsequent summer, demonstrating that variation in winter precipitation can</w:t>
      </w:r>
      <w:r w:rsidRPr="00D530A4">
        <w:rPr>
          <w:rFonts w:ascii="Times New Roman" w:eastAsia="Times New Roman" w:hAnsi="Times New Roman" w:cs="Times New Roman"/>
        </w:rPr>
        <w:t xml:space="preserve"> have persistent effects on lake conditions well into the open-water season. Together, these changes point to an important shift in the seasonality and form of water inputs to the region, with reduced snowfall and increased warm-season rainfall altering th</w:t>
      </w:r>
      <w:r w:rsidRPr="00D530A4">
        <w:rPr>
          <w:rFonts w:ascii="Times New Roman" w:eastAsia="Times New Roman" w:hAnsi="Times New Roman" w:cs="Times New Roman"/>
        </w:rPr>
        <w:t>e hydrologic regime experienced by lakes.</w:t>
      </w:r>
    </w:p>
    <w:p w14:paraId="0000001D" w14:textId="68304E9D" w:rsidR="008E0D62" w:rsidRPr="00D530A4" w:rsidRDefault="00D530A4" w:rsidP="00D530A4">
      <w:pPr>
        <w:widowControl w:val="0"/>
        <w:spacing w:after="120" w:line="240" w:lineRule="auto"/>
        <w:rPr>
          <w:rFonts w:ascii="Times New Roman" w:eastAsia="Times New Roman" w:hAnsi="Times New Roman" w:cs="Times New Roman"/>
        </w:rPr>
      </w:pPr>
      <w:r>
        <w:rPr>
          <w:noProof/>
        </w:rPr>
        <w:drawing>
          <wp:inline distT="0" distB="0" distL="0" distR="0" wp14:anchorId="2044BA9F" wp14:editId="07B83A96">
            <wp:extent cx="5934075" cy="20288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4075" cy="2028825"/>
                    </a:xfrm>
                    <a:prstGeom prst="rect">
                      <a:avLst/>
                    </a:prstGeom>
                    <a:noFill/>
                    <a:ln>
                      <a:noFill/>
                    </a:ln>
                  </pic:spPr>
                </pic:pic>
              </a:graphicData>
            </a:graphic>
          </wp:inline>
        </w:drawing>
      </w:r>
    </w:p>
    <w:p w14:paraId="7292D7D5" w14:textId="066EF02E" w:rsidR="00D530A4" w:rsidRPr="00D530A4" w:rsidRDefault="00D530A4" w:rsidP="00D530A4">
      <w:pPr>
        <w:widowControl w:val="0"/>
        <w:spacing w:after="120" w:line="240" w:lineRule="auto"/>
        <w:rPr>
          <w:rFonts w:ascii="Times New Roman" w:eastAsia="Times New Roman" w:hAnsi="Times New Roman" w:cs="Times New Roman"/>
          <w:i/>
          <w:iCs/>
        </w:rPr>
      </w:pPr>
      <w:r w:rsidRPr="00D530A4">
        <w:rPr>
          <w:rFonts w:ascii="Times New Roman" w:eastAsia="Times New Roman" w:hAnsi="Times New Roman" w:cs="Times New Roman"/>
          <w:b/>
          <w:bCs/>
          <w:i/>
          <w:iCs/>
          <w:sz w:val="20"/>
          <w:szCs w:val="20"/>
        </w:rPr>
        <w:t>Figure 3.</w:t>
      </w:r>
      <w:r w:rsidRPr="00D530A4">
        <w:rPr>
          <w:rFonts w:ascii="Times New Roman" w:eastAsia="Times New Roman" w:hAnsi="Times New Roman" w:cs="Times New Roman"/>
          <w:i/>
          <w:iCs/>
          <w:sz w:val="20"/>
          <w:szCs w:val="20"/>
        </w:rPr>
        <w:t xml:space="preserve"> Examples of variation among years and lakes in weather conditions, light availability, and grazing pressure. </w:t>
      </w:r>
      <w:r w:rsidRPr="00D530A4">
        <w:rPr>
          <w:rFonts w:ascii="Times New Roman" w:eastAsia="Times New Roman" w:hAnsi="Times New Roman" w:cs="Times New Roman"/>
          <w:b/>
          <w:bCs/>
          <w:i/>
          <w:iCs/>
          <w:sz w:val="20"/>
          <w:szCs w:val="20"/>
        </w:rPr>
        <w:t xml:space="preserve">[A] </w:t>
      </w:r>
      <w:r w:rsidRPr="00D530A4">
        <w:rPr>
          <w:rFonts w:ascii="Times New Roman" w:eastAsia="Times New Roman" w:hAnsi="Times New Roman" w:cs="Times New Roman"/>
          <w:i/>
          <w:iCs/>
          <w:sz w:val="20"/>
          <w:szCs w:val="20"/>
        </w:rPr>
        <w:t xml:space="preserve">Summer precipitation anomaly versus winter snowfall anomaly, colored by ice-off anomaly. All anomalies calculated using data from 1980-2025. Drier winters tend to have earlier ice-off dates and winters have had anomalously low total snowfall since 2007. </w:t>
      </w:r>
      <w:r w:rsidRPr="00D530A4">
        <w:rPr>
          <w:rFonts w:ascii="Times New Roman" w:eastAsia="Times New Roman" w:hAnsi="Times New Roman" w:cs="Times New Roman"/>
          <w:b/>
          <w:bCs/>
          <w:i/>
          <w:iCs/>
          <w:sz w:val="20"/>
          <w:szCs w:val="20"/>
        </w:rPr>
        <w:t>[B]</w:t>
      </w:r>
      <w:r w:rsidRPr="00D530A4">
        <w:rPr>
          <w:rFonts w:ascii="Times New Roman" w:eastAsia="Times New Roman" w:hAnsi="Times New Roman" w:cs="Times New Roman"/>
          <w:i/>
          <w:iCs/>
          <w:sz w:val="20"/>
          <w:szCs w:val="20"/>
        </w:rPr>
        <w:t xml:space="preserve"> Years with later ice-off are correlated with shallower photic zone depth (i.e., the depth of 1% surface irradiance) in the early summer (May and June). </w:t>
      </w:r>
      <w:r w:rsidRPr="00D530A4">
        <w:rPr>
          <w:rFonts w:ascii="Times New Roman" w:eastAsia="Times New Roman" w:hAnsi="Times New Roman" w:cs="Times New Roman"/>
          <w:b/>
          <w:bCs/>
          <w:i/>
          <w:iCs/>
          <w:sz w:val="20"/>
          <w:szCs w:val="20"/>
        </w:rPr>
        <w:t>[C]</w:t>
      </w:r>
      <w:r w:rsidRPr="00D530A4">
        <w:rPr>
          <w:rFonts w:ascii="Times New Roman" w:eastAsia="Times New Roman" w:hAnsi="Times New Roman" w:cs="Times New Roman"/>
          <w:i/>
          <w:iCs/>
          <w:sz w:val="20"/>
          <w:szCs w:val="20"/>
        </w:rPr>
        <w:t xml:space="preserve"> Examples of shifts in the relationship between summer surface chlorophyll concentrations and zooplankton grazer biomass with the addition of cisco (Sparkling Lake) and invasion of </w:t>
      </w:r>
      <w:proofErr w:type="spellStart"/>
      <w:r w:rsidRPr="00D530A4">
        <w:rPr>
          <w:rFonts w:ascii="Times New Roman" w:eastAsia="Times New Roman" w:hAnsi="Times New Roman" w:cs="Times New Roman"/>
          <w:i/>
          <w:iCs/>
          <w:sz w:val="20"/>
          <w:szCs w:val="20"/>
        </w:rPr>
        <w:t>Bythotrephes</w:t>
      </w:r>
      <w:proofErr w:type="spellEnd"/>
      <w:r w:rsidRPr="00D530A4">
        <w:rPr>
          <w:rFonts w:ascii="Times New Roman" w:eastAsia="Times New Roman" w:hAnsi="Times New Roman" w:cs="Times New Roman"/>
          <w:i/>
          <w:iCs/>
          <w:sz w:val="20"/>
          <w:szCs w:val="20"/>
        </w:rPr>
        <w:t xml:space="preserve"> (Trout Lake).</w:t>
      </w:r>
    </w:p>
    <w:p w14:paraId="00000020" w14:textId="407F66AD" w:rsidR="008E0D62" w:rsidRPr="00D530A4" w:rsidRDefault="00DC0722" w:rsidP="00D530A4">
      <w:pPr>
        <w:widowControl w:val="0"/>
        <w:spacing w:after="120" w:line="240" w:lineRule="auto"/>
        <w:rPr>
          <w:rFonts w:ascii="Times New Roman" w:eastAsia="Times New Roman" w:hAnsi="Times New Roman" w:cs="Times New Roman"/>
        </w:rPr>
      </w:pPr>
      <w:r w:rsidRPr="00D530A4">
        <w:rPr>
          <w:rFonts w:ascii="Times New Roman" w:eastAsia="Times New Roman" w:hAnsi="Times New Roman" w:cs="Times New Roman"/>
        </w:rPr>
        <w:t>Long-term records from NTL lakes document a loss of winter ice cover, superimposed on substantial interannual variability in ice phenology. While some of the climate variation and ice phenology followed de</w:t>
      </w:r>
      <w:r w:rsidRPr="00D530A4">
        <w:rPr>
          <w:rFonts w:ascii="Times New Roman" w:eastAsia="Times New Roman" w:hAnsi="Times New Roman" w:cs="Times New Roman"/>
        </w:rPr>
        <w:t>cadal-scale oscillations, instances of “weather whiplash</w:t>
      </w:r>
      <w:r w:rsidRPr="00D530A4">
        <w:rPr>
          <w:rFonts w:ascii="Times New Roman" w:eastAsia="Times New Roman" w:hAnsi="Times New Roman" w:cs="Times New Roman"/>
          <w:vertAlign w:val="superscript"/>
        </w:rPr>
        <w:t>58</w:t>
      </w:r>
      <w:r w:rsidRPr="00D530A4">
        <w:rPr>
          <w:rFonts w:ascii="Times New Roman" w:eastAsia="Times New Roman" w:hAnsi="Times New Roman" w:cs="Times New Roman"/>
        </w:rPr>
        <w:t>” occurred, such as ice-off on March 20, 2012 followed by ice-off on May 17, 2013. In the smaller, sheltered lakes that numerically dominate the Northern Highlands, earlier ice-off extends the perio</w:t>
      </w:r>
      <w:r w:rsidRPr="00D530A4">
        <w:rPr>
          <w:rFonts w:ascii="Times New Roman" w:eastAsia="Times New Roman" w:hAnsi="Times New Roman" w:cs="Times New Roman"/>
        </w:rPr>
        <w:t xml:space="preserve">d of spring warming and is associated with warmer temperatures deeper in the water column (Dugan 2021, </w:t>
      </w:r>
      <w:proofErr w:type="spellStart"/>
      <w:r w:rsidRPr="00D530A4">
        <w:rPr>
          <w:rFonts w:ascii="Times New Roman" w:eastAsia="Times New Roman" w:hAnsi="Times New Roman" w:cs="Times New Roman"/>
        </w:rPr>
        <w:t>Szydlowski</w:t>
      </w:r>
      <w:proofErr w:type="spellEnd"/>
      <w:r w:rsidRPr="00D530A4">
        <w:rPr>
          <w:rFonts w:ascii="Times New Roman" w:eastAsia="Times New Roman" w:hAnsi="Times New Roman" w:cs="Times New Roman"/>
        </w:rPr>
        <w:t xml:space="preserve"> et al. in review), linking variation in winter conditions to the physical structure of lakes during the subsequent open-water season. </w:t>
      </w:r>
    </w:p>
    <w:p w14:paraId="00000022" w14:textId="77777777" w:rsidR="008E0D62" w:rsidRPr="00D530A4" w:rsidRDefault="00DC0722" w:rsidP="00D530A4">
      <w:pPr>
        <w:widowControl w:val="0"/>
        <w:spacing w:after="120" w:line="240" w:lineRule="auto"/>
        <w:rPr>
          <w:rFonts w:ascii="Times New Roman" w:eastAsia="Times New Roman" w:hAnsi="Times New Roman" w:cs="Times New Roman"/>
        </w:rPr>
      </w:pPr>
      <w:sdt>
        <w:sdtPr>
          <w:rPr>
            <w:rFonts w:ascii="Times New Roman" w:hAnsi="Times New Roman" w:cs="Times New Roman"/>
          </w:rPr>
          <w:tag w:val="goog_rdk_102"/>
          <w:id w:val="-761920993"/>
        </w:sdtPr>
        <w:sdtEndPr/>
        <w:sdtContent>
          <w:commentRangeStart w:id="77"/>
        </w:sdtContent>
      </w:sdt>
      <w:r w:rsidRPr="00D530A4">
        <w:rPr>
          <w:rFonts w:ascii="Times New Roman" w:eastAsia="Times New Roman" w:hAnsi="Times New Roman" w:cs="Times New Roman"/>
        </w:rPr>
        <w:t xml:space="preserve">The </w:t>
      </w:r>
      <w:r w:rsidRPr="00D530A4">
        <w:rPr>
          <w:rFonts w:ascii="Times New Roman" w:eastAsia="Times New Roman" w:hAnsi="Times New Roman" w:cs="Times New Roman"/>
        </w:rPr>
        <w:t>lakes range in size, trophic state, and landscape position…</w:t>
      </w:r>
      <w:commentRangeEnd w:id="77"/>
      <w:r w:rsidRPr="00D530A4">
        <w:rPr>
          <w:rFonts w:ascii="Times New Roman" w:hAnsi="Times New Roman" w:cs="Times New Roman"/>
        </w:rPr>
        <w:commentReference w:id="77"/>
      </w:r>
      <w:r w:rsidRPr="00D530A4">
        <w:rPr>
          <w:rFonts w:ascii="Times New Roman" w:eastAsia="Times New Roman" w:hAnsi="Times New Roman" w:cs="Times New Roman"/>
        </w:rPr>
        <w:t xml:space="preserve"> </w:t>
      </w:r>
    </w:p>
    <w:p w14:paraId="00000024" w14:textId="77777777" w:rsidR="008E0D62" w:rsidRPr="00D530A4" w:rsidRDefault="00DC0722" w:rsidP="00D530A4">
      <w:pPr>
        <w:widowControl w:val="0"/>
        <w:spacing w:after="120" w:line="240" w:lineRule="auto"/>
        <w:rPr>
          <w:rFonts w:ascii="Times New Roman" w:eastAsia="Times New Roman" w:hAnsi="Times New Roman" w:cs="Times New Roman"/>
        </w:rPr>
      </w:pPr>
      <w:r w:rsidRPr="00D530A4">
        <w:rPr>
          <w:rFonts w:ascii="Times New Roman" w:eastAsia="Times New Roman" w:hAnsi="Times New Roman" w:cs="Times New Roman"/>
          <w:b/>
          <w:bCs/>
        </w:rPr>
        <w:t>Mechanistic hypotheses:</w:t>
      </w:r>
      <w:r w:rsidRPr="00D530A4">
        <w:rPr>
          <w:rFonts w:ascii="Times New Roman" w:eastAsia="Times New Roman" w:hAnsi="Times New Roman" w:cs="Times New Roman"/>
        </w:rPr>
        <w:t xml:space="preserve"> We hypothesize that the stability landscape of pelagic primary production is governed by interactions between </w:t>
      </w:r>
      <w:sdt>
        <w:sdtPr>
          <w:rPr>
            <w:rFonts w:ascii="Times New Roman" w:hAnsi="Times New Roman" w:cs="Times New Roman"/>
          </w:rPr>
          <w:tag w:val="goog_rdk_103"/>
          <w:id w:val="-1776977572"/>
        </w:sdtPr>
        <w:sdtEndPr/>
        <w:sdtContent>
          <w:commentRangeStart w:id="78"/>
        </w:sdtContent>
      </w:sdt>
      <w:r w:rsidRPr="00D530A4">
        <w:rPr>
          <w:rFonts w:ascii="Times New Roman" w:eastAsia="Times New Roman" w:hAnsi="Times New Roman" w:cs="Times New Roman"/>
        </w:rPr>
        <w:t xml:space="preserve">relatively slow and fast ecosystem variables </w:t>
      </w:r>
      <w:commentRangeEnd w:id="78"/>
      <w:r w:rsidRPr="00D530A4">
        <w:rPr>
          <w:rFonts w:ascii="Times New Roman" w:hAnsi="Times New Roman" w:cs="Times New Roman"/>
        </w:rPr>
        <w:commentReference w:id="78"/>
      </w:r>
      <w:r w:rsidRPr="00D530A4">
        <w:rPr>
          <w:rFonts w:ascii="Times New Roman" w:eastAsia="Times New Roman" w:hAnsi="Times New Roman" w:cs="Times New Roman"/>
        </w:rPr>
        <w:t>(Walker</w:t>
      </w:r>
      <w:r w:rsidRPr="00D530A4">
        <w:rPr>
          <w:rFonts w:ascii="Times New Roman" w:eastAsia="Times New Roman" w:hAnsi="Times New Roman" w:cs="Times New Roman"/>
        </w:rPr>
        <w:t xml:space="preserve"> et al. 2012). In our framework, zooplankton grazing pressure and light attenuation are slow variables that vary among lakes and year-to-year, influencing the shape of the stability landscape, whereas nutrient availability and temperature are fast variable</w:t>
      </w:r>
      <w:r w:rsidRPr="00D530A4">
        <w:rPr>
          <w:rFonts w:ascii="Times New Roman" w:eastAsia="Times New Roman" w:hAnsi="Times New Roman" w:cs="Times New Roman"/>
        </w:rPr>
        <w:t>s that vary substantially within a growing season and move primary production within that landscape. Thus, changes in food web structure that reduce zooplankton grazing or increases in light availability should weaken constraints on phytoplankton growth ma</w:t>
      </w:r>
      <w:r w:rsidRPr="00D530A4">
        <w:rPr>
          <w:rFonts w:ascii="Times New Roman" w:eastAsia="Times New Roman" w:hAnsi="Times New Roman" w:cs="Times New Roman"/>
        </w:rPr>
        <w:t>king basin walls more shallow and primary production more responsive to fast changes in nutrients and temperature; conversely, stronger grazing or greater light attenuation should steepen basin walls and constrain that response.</w:t>
      </w:r>
    </w:p>
    <w:p w14:paraId="00000025" w14:textId="77777777" w:rsidR="008E0D62" w:rsidRPr="00D530A4" w:rsidRDefault="008E0D62" w:rsidP="00D530A4">
      <w:pPr>
        <w:widowControl w:val="0"/>
        <w:spacing w:after="120" w:line="240" w:lineRule="auto"/>
        <w:rPr>
          <w:rFonts w:ascii="Times New Roman" w:eastAsia="Times New Roman" w:hAnsi="Times New Roman" w:cs="Times New Roman"/>
        </w:rPr>
      </w:pPr>
    </w:p>
    <w:p w14:paraId="00000026" w14:textId="77777777" w:rsidR="008E0D62" w:rsidRPr="00D530A4" w:rsidRDefault="00DC0722" w:rsidP="00D530A4">
      <w:pPr>
        <w:widowControl w:val="0"/>
        <w:spacing w:after="120" w:line="240" w:lineRule="auto"/>
        <w:rPr>
          <w:rFonts w:ascii="Times New Roman" w:eastAsia="Times New Roman" w:hAnsi="Times New Roman" w:cs="Times New Roman"/>
        </w:rPr>
      </w:pPr>
      <w:r w:rsidRPr="00D530A4">
        <w:rPr>
          <w:rFonts w:ascii="Times New Roman" w:eastAsia="Times New Roman" w:hAnsi="Times New Roman" w:cs="Times New Roman"/>
        </w:rPr>
        <w:lastRenderedPageBreak/>
        <w:t xml:space="preserve">Nutrients and temperature </w:t>
      </w:r>
      <w:r w:rsidRPr="00D530A4">
        <w:rPr>
          <w:rFonts w:ascii="Times New Roman" w:eastAsia="Times New Roman" w:hAnsi="Times New Roman" w:cs="Times New Roman"/>
        </w:rPr>
        <w:t>can drive primary production across a threshold between alternative states without necessarily changing the underlying stability landscape. However, sufficiently high nutrient availability or temperature may themselves alter feedbacks and alter basin shape</w:t>
      </w:r>
      <w:r w:rsidRPr="00D530A4">
        <w:rPr>
          <w:rFonts w:ascii="Times New Roman" w:eastAsia="Times New Roman" w:hAnsi="Times New Roman" w:cs="Times New Roman"/>
        </w:rPr>
        <w:t>, eliminating the low-production equilibrium so that a system with two alternative stable states transitions to one with only a high-production equilibrium. This distinction allows us to separate movement within a stability landscape and threshold crossing</w:t>
      </w:r>
      <w:r w:rsidRPr="00D530A4">
        <w:rPr>
          <w:rFonts w:ascii="Times New Roman" w:eastAsia="Times New Roman" w:hAnsi="Times New Roman" w:cs="Times New Roman"/>
        </w:rPr>
        <w:t xml:space="preserve"> from changes in the shape of the landscape itself, and to test whether trophic cascades, invasions, and changes in light attenuation alter the resilience of pelagic primary production.</w:t>
      </w:r>
    </w:p>
    <w:tbl>
      <w:tblPr>
        <w:tblStyle w:val="a3"/>
        <w:tblW w:w="8880" w:type="dxa"/>
        <w:tblBorders>
          <w:top w:val="nil"/>
          <w:left w:val="nil"/>
          <w:bottom w:val="nil"/>
          <w:right w:val="nil"/>
          <w:insideH w:val="nil"/>
          <w:insideV w:val="nil"/>
        </w:tblBorders>
        <w:tblLayout w:type="fixed"/>
        <w:tblLook w:val="0600" w:firstRow="0" w:lastRow="0" w:firstColumn="0" w:lastColumn="0" w:noHBand="1" w:noVBand="1"/>
      </w:tblPr>
      <w:tblGrid>
        <w:gridCol w:w="2790"/>
        <w:gridCol w:w="3300"/>
        <w:gridCol w:w="2790"/>
      </w:tblGrid>
      <w:tr w:rsidR="008E0D62" w:rsidRPr="00D530A4" w14:paraId="6F721D4D" w14:textId="77777777" w:rsidTr="00D530A4">
        <w:trPr>
          <w:trHeight w:val="270"/>
        </w:trPr>
        <w:tc>
          <w:tcPr>
            <w:tcW w:w="2790" w:type="dxa"/>
            <w:tcBorders>
              <w:top w:val="single" w:sz="4" w:space="0" w:color="000000"/>
              <w:left w:val="nil"/>
              <w:bottom w:val="single" w:sz="4" w:space="0" w:color="000000"/>
              <w:right w:val="nil"/>
            </w:tcBorders>
            <w:tcMar>
              <w:top w:w="0" w:type="dxa"/>
              <w:left w:w="100" w:type="dxa"/>
              <w:bottom w:w="0" w:type="dxa"/>
              <w:right w:w="100" w:type="dxa"/>
            </w:tcMar>
          </w:tcPr>
          <w:p w14:paraId="00000028" w14:textId="77777777" w:rsidR="008E0D62" w:rsidRPr="00D530A4" w:rsidRDefault="00DC0722" w:rsidP="00D530A4">
            <w:pPr>
              <w:widowControl w:val="0"/>
              <w:spacing w:after="120" w:line="240" w:lineRule="auto"/>
              <w:rPr>
                <w:rFonts w:ascii="Times New Roman" w:eastAsia="Times New Roman" w:hAnsi="Times New Roman" w:cs="Times New Roman"/>
                <w:b/>
                <w:bCs/>
                <w:sz w:val="22"/>
                <w:szCs w:val="22"/>
              </w:rPr>
            </w:pPr>
            <w:r w:rsidRPr="00D530A4">
              <w:rPr>
                <w:rFonts w:ascii="Times New Roman" w:eastAsia="Times New Roman" w:hAnsi="Times New Roman" w:cs="Times New Roman"/>
                <w:b/>
                <w:bCs/>
                <w:sz w:val="22"/>
                <w:szCs w:val="22"/>
              </w:rPr>
              <w:t>Mechanism and Prediction</w:t>
            </w:r>
          </w:p>
        </w:tc>
        <w:tc>
          <w:tcPr>
            <w:tcW w:w="3300" w:type="dxa"/>
            <w:tcBorders>
              <w:top w:val="single" w:sz="4" w:space="0" w:color="000000"/>
              <w:left w:val="nil"/>
              <w:bottom w:val="single" w:sz="4" w:space="0" w:color="000000"/>
              <w:right w:val="nil"/>
            </w:tcBorders>
            <w:tcMar>
              <w:top w:w="0" w:type="dxa"/>
              <w:left w:w="100" w:type="dxa"/>
              <w:bottom w:w="0" w:type="dxa"/>
              <w:right w:w="100" w:type="dxa"/>
            </w:tcMar>
          </w:tcPr>
          <w:p w14:paraId="00000029" w14:textId="77777777" w:rsidR="008E0D62" w:rsidRPr="00D530A4" w:rsidRDefault="00DC0722" w:rsidP="00D530A4">
            <w:pPr>
              <w:widowControl w:val="0"/>
              <w:spacing w:after="120" w:line="240" w:lineRule="auto"/>
              <w:rPr>
                <w:rFonts w:ascii="Times New Roman" w:eastAsia="Times New Roman" w:hAnsi="Times New Roman" w:cs="Times New Roman"/>
                <w:b/>
                <w:bCs/>
                <w:sz w:val="22"/>
                <w:szCs w:val="22"/>
              </w:rPr>
            </w:pPr>
            <w:r w:rsidRPr="00D530A4">
              <w:rPr>
                <w:rFonts w:ascii="Times New Roman" w:eastAsia="Times New Roman" w:hAnsi="Times New Roman" w:cs="Times New Roman"/>
                <w:b/>
                <w:bCs/>
                <w:sz w:val="22"/>
                <w:szCs w:val="22"/>
              </w:rPr>
              <w:t>Effect on Metabolism</w:t>
            </w:r>
          </w:p>
        </w:tc>
        <w:tc>
          <w:tcPr>
            <w:tcW w:w="2790" w:type="dxa"/>
            <w:tcBorders>
              <w:top w:val="single" w:sz="4" w:space="0" w:color="000000"/>
              <w:left w:val="nil"/>
              <w:bottom w:val="single" w:sz="4" w:space="0" w:color="000000"/>
              <w:right w:val="nil"/>
            </w:tcBorders>
            <w:tcMar>
              <w:top w:w="0" w:type="dxa"/>
              <w:left w:w="100" w:type="dxa"/>
              <w:bottom w:w="0" w:type="dxa"/>
              <w:right w:w="100" w:type="dxa"/>
            </w:tcMar>
          </w:tcPr>
          <w:p w14:paraId="0000002A" w14:textId="77777777" w:rsidR="008E0D62" w:rsidRPr="00D530A4" w:rsidRDefault="00DC0722" w:rsidP="00D530A4">
            <w:pPr>
              <w:widowControl w:val="0"/>
              <w:spacing w:after="120" w:line="240" w:lineRule="auto"/>
              <w:rPr>
                <w:rFonts w:ascii="Times New Roman" w:eastAsia="Times New Roman" w:hAnsi="Times New Roman" w:cs="Times New Roman"/>
                <w:b/>
                <w:bCs/>
                <w:sz w:val="22"/>
                <w:szCs w:val="22"/>
              </w:rPr>
            </w:pPr>
            <w:r w:rsidRPr="00D530A4">
              <w:rPr>
                <w:rFonts w:ascii="Times New Roman" w:eastAsia="Times New Roman" w:hAnsi="Times New Roman" w:cs="Times New Roman"/>
                <w:b/>
                <w:bCs/>
                <w:sz w:val="22"/>
                <w:szCs w:val="22"/>
              </w:rPr>
              <w:t>Lake and Manipulation</w:t>
            </w:r>
          </w:p>
        </w:tc>
      </w:tr>
      <w:tr w:rsidR="008E0D62" w:rsidRPr="00D530A4" w14:paraId="07DB1726" w14:textId="77777777" w:rsidTr="00D530A4">
        <w:trPr>
          <w:trHeight w:val="600"/>
        </w:trPr>
        <w:tc>
          <w:tcPr>
            <w:tcW w:w="2790" w:type="dxa"/>
            <w:vMerge w:val="restart"/>
            <w:tcBorders>
              <w:top w:val="nil"/>
              <w:left w:val="nil"/>
              <w:bottom w:val="single" w:sz="4" w:space="0" w:color="000000"/>
              <w:right w:val="nil"/>
            </w:tcBorders>
            <w:tcMar>
              <w:top w:w="0" w:type="dxa"/>
              <w:left w:w="100" w:type="dxa"/>
              <w:bottom w:w="0" w:type="dxa"/>
              <w:right w:w="100" w:type="dxa"/>
            </w:tcMar>
          </w:tcPr>
          <w:p w14:paraId="0000002B" w14:textId="77777777" w:rsidR="008E0D62" w:rsidRPr="00D530A4" w:rsidRDefault="00DC0722" w:rsidP="00D530A4">
            <w:pPr>
              <w:widowControl w:val="0"/>
              <w:spacing w:after="12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b/>
                <w:bCs/>
                <w:sz w:val="22"/>
                <w:szCs w:val="22"/>
              </w:rPr>
              <w:t>Stronger</w:t>
            </w:r>
            <w:r w:rsidRPr="00D530A4">
              <w:rPr>
                <w:rFonts w:ascii="Times New Roman" w:eastAsia="Times New Roman" w:hAnsi="Times New Roman" w:cs="Times New Roman"/>
                <w:sz w:val="22"/>
                <w:szCs w:val="22"/>
              </w:rPr>
              <w:t xml:space="preserve"> top-down control: reduction in </w:t>
            </w:r>
            <w:proofErr w:type="spellStart"/>
            <w:r w:rsidRPr="00D530A4">
              <w:rPr>
                <w:rFonts w:ascii="Times New Roman" w:eastAsia="Times New Roman" w:hAnsi="Times New Roman" w:cs="Times New Roman"/>
                <w:sz w:val="22"/>
                <w:szCs w:val="22"/>
              </w:rPr>
              <w:t>planktivores</w:t>
            </w:r>
            <w:proofErr w:type="spellEnd"/>
            <w:r w:rsidRPr="00D530A4">
              <w:rPr>
                <w:rFonts w:ascii="Times New Roman" w:eastAsia="Times New Roman" w:hAnsi="Times New Roman" w:cs="Times New Roman"/>
                <w:sz w:val="22"/>
                <w:szCs w:val="22"/>
              </w:rPr>
              <w:t xml:space="preserve"> increases grazing pressure, resulting in </w:t>
            </w:r>
            <w:r w:rsidRPr="00D530A4">
              <w:rPr>
                <w:rFonts w:ascii="Times New Roman" w:eastAsia="Times New Roman" w:hAnsi="Times New Roman" w:cs="Times New Roman"/>
                <w:b/>
                <w:bCs/>
                <w:sz w:val="22"/>
                <w:szCs w:val="22"/>
              </w:rPr>
              <w:t>steeper</w:t>
            </w:r>
            <w:r w:rsidRPr="00D530A4">
              <w:rPr>
                <w:rFonts w:ascii="Times New Roman" w:eastAsia="Times New Roman" w:hAnsi="Times New Roman" w:cs="Times New Roman"/>
                <w:sz w:val="22"/>
                <w:szCs w:val="22"/>
              </w:rPr>
              <w:t xml:space="preserve"> basins in the stability landscape</w:t>
            </w:r>
          </w:p>
        </w:tc>
        <w:tc>
          <w:tcPr>
            <w:tcW w:w="3300" w:type="dxa"/>
            <w:vMerge w:val="restart"/>
            <w:tcBorders>
              <w:top w:val="nil"/>
              <w:left w:val="nil"/>
              <w:bottom w:val="single" w:sz="4" w:space="0" w:color="000000"/>
              <w:right w:val="nil"/>
            </w:tcBorders>
            <w:tcMar>
              <w:top w:w="0" w:type="dxa"/>
              <w:left w:w="100" w:type="dxa"/>
              <w:bottom w:w="0" w:type="dxa"/>
              <w:right w:w="100" w:type="dxa"/>
            </w:tcMar>
          </w:tcPr>
          <w:p w14:paraId="0000002C" w14:textId="77777777" w:rsidR="008E0D62" w:rsidRPr="00D530A4" w:rsidRDefault="00DC0722" w:rsidP="00D530A4">
            <w:pPr>
              <w:widowControl w:val="0"/>
              <w:spacing w:after="12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sz w:val="22"/>
                <w:szCs w:val="22"/>
              </w:rPr>
              <w:t>Lower primary productivity and weaker response to variation in nutrients and temperature; hypolimnetic nutrients may elevate metabolic rates in Crystal temporarily during mixing</w:t>
            </w:r>
          </w:p>
        </w:tc>
        <w:tc>
          <w:tcPr>
            <w:tcW w:w="2790" w:type="dxa"/>
            <w:tcBorders>
              <w:top w:val="nil"/>
              <w:left w:val="nil"/>
              <w:bottom w:val="nil"/>
              <w:right w:val="nil"/>
            </w:tcBorders>
            <w:tcMar>
              <w:top w:w="0" w:type="dxa"/>
              <w:left w:w="100" w:type="dxa"/>
              <w:bottom w:w="0" w:type="dxa"/>
              <w:right w:w="100" w:type="dxa"/>
            </w:tcMar>
          </w:tcPr>
          <w:p w14:paraId="0000002D" w14:textId="77777777" w:rsidR="008E0D62" w:rsidRPr="00D530A4" w:rsidRDefault="00DC0722" w:rsidP="00D530A4">
            <w:pPr>
              <w:widowControl w:val="0"/>
              <w:spacing w:after="12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b/>
                <w:bCs/>
                <w:sz w:val="22"/>
                <w:szCs w:val="22"/>
              </w:rPr>
              <w:t xml:space="preserve">Peter: </w:t>
            </w:r>
            <w:r w:rsidRPr="00D530A4">
              <w:rPr>
                <w:rFonts w:ascii="Times New Roman" w:eastAsia="Times New Roman" w:hAnsi="Times New Roman" w:cs="Times New Roman"/>
                <w:sz w:val="22"/>
                <w:szCs w:val="22"/>
              </w:rPr>
              <w:t>bass stocking (Carpenter et al. 2011)</w:t>
            </w:r>
          </w:p>
        </w:tc>
      </w:tr>
      <w:tr w:rsidR="008E0D62" w:rsidRPr="00D530A4" w14:paraId="7B13D029" w14:textId="77777777" w:rsidTr="00D530A4">
        <w:trPr>
          <w:trHeight w:val="600"/>
        </w:trPr>
        <w:tc>
          <w:tcPr>
            <w:tcW w:w="2790" w:type="dxa"/>
            <w:vMerge/>
            <w:tcBorders>
              <w:top w:val="nil"/>
              <w:left w:val="nil"/>
              <w:bottom w:val="single" w:sz="4" w:space="0" w:color="000000"/>
              <w:right w:val="nil"/>
            </w:tcBorders>
            <w:tcMar>
              <w:top w:w="0" w:type="dxa"/>
              <w:left w:w="100" w:type="dxa"/>
              <w:bottom w:w="0" w:type="dxa"/>
              <w:right w:w="100" w:type="dxa"/>
            </w:tcMar>
          </w:tcPr>
          <w:p w14:paraId="0000002E" w14:textId="77777777" w:rsidR="008E0D62" w:rsidRPr="00D530A4" w:rsidRDefault="008E0D62" w:rsidP="00D530A4">
            <w:pPr>
              <w:widowControl w:val="0"/>
              <w:pBdr>
                <w:top w:val="nil"/>
                <w:left w:val="nil"/>
                <w:bottom w:val="nil"/>
                <w:right w:val="nil"/>
                <w:between w:val="nil"/>
              </w:pBdr>
              <w:spacing w:after="120" w:line="240" w:lineRule="auto"/>
              <w:rPr>
                <w:rFonts w:ascii="Times New Roman" w:eastAsia="Times New Roman" w:hAnsi="Times New Roman" w:cs="Times New Roman"/>
                <w:sz w:val="22"/>
                <w:szCs w:val="22"/>
              </w:rPr>
            </w:pPr>
          </w:p>
        </w:tc>
        <w:tc>
          <w:tcPr>
            <w:tcW w:w="3300" w:type="dxa"/>
            <w:vMerge/>
            <w:tcBorders>
              <w:top w:val="nil"/>
              <w:left w:val="nil"/>
              <w:bottom w:val="single" w:sz="4" w:space="0" w:color="000000"/>
              <w:right w:val="nil"/>
            </w:tcBorders>
            <w:tcMar>
              <w:top w:w="0" w:type="dxa"/>
              <w:left w:w="100" w:type="dxa"/>
              <w:bottom w:w="0" w:type="dxa"/>
              <w:right w:w="100" w:type="dxa"/>
            </w:tcMar>
          </w:tcPr>
          <w:p w14:paraId="0000002F" w14:textId="77777777" w:rsidR="008E0D62" w:rsidRPr="00D530A4" w:rsidRDefault="008E0D62" w:rsidP="00D530A4">
            <w:pPr>
              <w:widowControl w:val="0"/>
              <w:pBdr>
                <w:top w:val="nil"/>
                <w:left w:val="nil"/>
                <w:bottom w:val="nil"/>
                <w:right w:val="nil"/>
                <w:between w:val="nil"/>
              </w:pBdr>
              <w:spacing w:after="120" w:line="240" w:lineRule="auto"/>
              <w:rPr>
                <w:rFonts w:ascii="Times New Roman" w:eastAsia="Times New Roman" w:hAnsi="Times New Roman" w:cs="Times New Roman"/>
                <w:sz w:val="22"/>
                <w:szCs w:val="22"/>
              </w:rPr>
            </w:pPr>
          </w:p>
        </w:tc>
        <w:tc>
          <w:tcPr>
            <w:tcW w:w="2790" w:type="dxa"/>
            <w:tcBorders>
              <w:top w:val="nil"/>
              <w:left w:val="nil"/>
              <w:bottom w:val="nil"/>
              <w:right w:val="nil"/>
            </w:tcBorders>
            <w:tcMar>
              <w:top w:w="0" w:type="dxa"/>
              <w:left w:w="100" w:type="dxa"/>
              <w:bottom w:w="0" w:type="dxa"/>
              <w:right w:w="100" w:type="dxa"/>
            </w:tcMar>
          </w:tcPr>
          <w:p w14:paraId="00000030" w14:textId="77777777" w:rsidR="008E0D62" w:rsidRPr="00D530A4" w:rsidRDefault="00DC0722" w:rsidP="00D530A4">
            <w:pPr>
              <w:widowControl w:val="0"/>
              <w:spacing w:after="12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b/>
                <w:bCs/>
                <w:sz w:val="22"/>
                <w:szCs w:val="22"/>
              </w:rPr>
              <w:t xml:space="preserve">Trout: </w:t>
            </w:r>
            <w:r w:rsidRPr="00D530A4">
              <w:rPr>
                <w:rFonts w:ascii="Times New Roman" w:eastAsia="Times New Roman" w:hAnsi="Times New Roman" w:cs="Times New Roman"/>
                <w:sz w:val="22"/>
                <w:szCs w:val="22"/>
              </w:rPr>
              <w:t>lake trout stocking (Martin et al. 2022)</w:t>
            </w:r>
          </w:p>
        </w:tc>
      </w:tr>
      <w:tr w:rsidR="008E0D62" w:rsidRPr="00D530A4" w14:paraId="4225C069" w14:textId="77777777" w:rsidTr="00D530A4">
        <w:trPr>
          <w:trHeight w:val="600"/>
        </w:trPr>
        <w:tc>
          <w:tcPr>
            <w:tcW w:w="2790" w:type="dxa"/>
            <w:vMerge/>
            <w:tcBorders>
              <w:top w:val="nil"/>
              <w:left w:val="nil"/>
              <w:bottom w:val="single" w:sz="4" w:space="0" w:color="000000"/>
              <w:right w:val="nil"/>
            </w:tcBorders>
            <w:tcMar>
              <w:top w:w="0" w:type="dxa"/>
              <w:left w:w="100" w:type="dxa"/>
              <w:bottom w:w="0" w:type="dxa"/>
              <w:right w:w="100" w:type="dxa"/>
            </w:tcMar>
          </w:tcPr>
          <w:p w14:paraId="00000031" w14:textId="77777777" w:rsidR="008E0D62" w:rsidRPr="00D530A4" w:rsidRDefault="008E0D62" w:rsidP="00D530A4">
            <w:pPr>
              <w:widowControl w:val="0"/>
              <w:pBdr>
                <w:top w:val="nil"/>
                <w:left w:val="nil"/>
                <w:bottom w:val="nil"/>
                <w:right w:val="nil"/>
                <w:between w:val="nil"/>
              </w:pBdr>
              <w:spacing w:after="120" w:line="240" w:lineRule="auto"/>
              <w:rPr>
                <w:rFonts w:ascii="Times New Roman" w:eastAsia="Times New Roman" w:hAnsi="Times New Roman" w:cs="Times New Roman"/>
                <w:sz w:val="22"/>
                <w:szCs w:val="22"/>
              </w:rPr>
            </w:pPr>
          </w:p>
        </w:tc>
        <w:tc>
          <w:tcPr>
            <w:tcW w:w="3300" w:type="dxa"/>
            <w:vMerge/>
            <w:tcBorders>
              <w:top w:val="nil"/>
              <w:left w:val="nil"/>
              <w:bottom w:val="single" w:sz="4" w:space="0" w:color="000000"/>
              <w:right w:val="nil"/>
            </w:tcBorders>
            <w:tcMar>
              <w:top w:w="0" w:type="dxa"/>
              <w:left w:w="100" w:type="dxa"/>
              <w:bottom w:w="0" w:type="dxa"/>
              <w:right w:w="100" w:type="dxa"/>
            </w:tcMar>
          </w:tcPr>
          <w:p w14:paraId="00000032" w14:textId="77777777" w:rsidR="008E0D62" w:rsidRPr="00D530A4" w:rsidRDefault="008E0D62" w:rsidP="00D530A4">
            <w:pPr>
              <w:widowControl w:val="0"/>
              <w:pBdr>
                <w:top w:val="nil"/>
                <w:left w:val="nil"/>
                <w:bottom w:val="nil"/>
                <w:right w:val="nil"/>
                <w:between w:val="nil"/>
              </w:pBdr>
              <w:spacing w:after="120" w:line="240" w:lineRule="auto"/>
              <w:rPr>
                <w:rFonts w:ascii="Times New Roman" w:eastAsia="Times New Roman" w:hAnsi="Times New Roman" w:cs="Times New Roman"/>
                <w:sz w:val="22"/>
                <w:szCs w:val="22"/>
              </w:rPr>
            </w:pPr>
          </w:p>
        </w:tc>
        <w:tc>
          <w:tcPr>
            <w:tcW w:w="2790" w:type="dxa"/>
            <w:tcBorders>
              <w:top w:val="nil"/>
              <w:left w:val="nil"/>
              <w:bottom w:val="single" w:sz="4" w:space="0" w:color="000000"/>
              <w:right w:val="nil"/>
            </w:tcBorders>
            <w:tcMar>
              <w:top w:w="0" w:type="dxa"/>
              <w:left w:w="100" w:type="dxa"/>
              <w:bottom w:w="0" w:type="dxa"/>
              <w:right w:w="100" w:type="dxa"/>
            </w:tcMar>
          </w:tcPr>
          <w:p w14:paraId="00000033" w14:textId="77777777" w:rsidR="008E0D62" w:rsidRPr="00D530A4" w:rsidRDefault="00DC0722" w:rsidP="00D530A4">
            <w:pPr>
              <w:widowControl w:val="0"/>
              <w:spacing w:after="12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b/>
                <w:bCs/>
                <w:sz w:val="22"/>
                <w:szCs w:val="22"/>
              </w:rPr>
              <w:t xml:space="preserve">Crystal: </w:t>
            </w:r>
            <w:r w:rsidRPr="00D530A4">
              <w:rPr>
                <w:rFonts w:ascii="Times New Roman" w:eastAsia="Times New Roman" w:hAnsi="Times New Roman" w:cs="Times New Roman"/>
                <w:sz w:val="22"/>
                <w:szCs w:val="22"/>
              </w:rPr>
              <w:t>mixing-induced smelt reduction (REFS)</w:t>
            </w:r>
          </w:p>
        </w:tc>
      </w:tr>
      <w:tr w:rsidR="008E0D62" w:rsidRPr="00D530A4" w14:paraId="3D535E60" w14:textId="77777777" w:rsidTr="00D530A4">
        <w:trPr>
          <w:trHeight w:val="735"/>
        </w:trPr>
        <w:tc>
          <w:tcPr>
            <w:tcW w:w="2790" w:type="dxa"/>
            <w:vMerge w:val="restart"/>
            <w:tcBorders>
              <w:top w:val="nil"/>
              <w:left w:val="nil"/>
              <w:bottom w:val="single" w:sz="4" w:space="0" w:color="000000"/>
              <w:right w:val="nil"/>
            </w:tcBorders>
            <w:tcMar>
              <w:top w:w="0" w:type="dxa"/>
              <w:left w:w="100" w:type="dxa"/>
              <w:bottom w:w="0" w:type="dxa"/>
              <w:right w:w="100" w:type="dxa"/>
            </w:tcMar>
          </w:tcPr>
          <w:p w14:paraId="00000034" w14:textId="77777777" w:rsidR="008E0D62" w:rsidRPr="00D530A4" w:rsidRDefault="00DC0722" w:rsidP="00D530A4">
            <w:pPr>
              <w:widowControl w:val="0"/>
              <w:spacing w:after="12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b/>
                <w:bCs/>
                <w:sz w:val="22"/>
                <w:szCs w:val="22"/>
              </w:rPr>
              <w:t>Weaker</w:t>
            </w:r>
            <w:r w:rsidRPr="00D530A4">
              <w:rPr>
                <w:rFonts w:ascii="Times New Roman" w:eastAsia="Times New Roman" w:hAnsi="Times New Roman" w:cs="Times New Roman"/>
                <w:sz w:val="22"/>
                <w:szCs w:val="22"/>
              </w:rPr>
              <w:t xml:space="preserve"> top-down control:</w:t>
            </w:r>
            <w:r w:rsidRPr="00D530A4">
              <w:rPr>
                <w:rFonts w:ascii="Times New Roman" w:eastAsia="Times New Roman" w:hAnsi="Times New Roman" w:cs="Times New Roman"/>
                <w:sz w:val="22"/>
                <w:szCs w:val="22"/>
              </w:rPr>
              <w:br/>
              <w:t xml:space="preserve">increase in planktivory decreases grazing pressure, resulting in </w:t>
            </w:r>
            <w:r w:rsidRPr="00D530A4">
              <w:rPr>
                <w:rFonts w:ascii="Times New Roman" w:eastAsia="Times New Roman" w:hAnsi="Times New Roman" w:cs="Times New Roman"/>
                <w:b/>
                <w:bCs/>
                <w:sz w:val="22"/>
                <w:szCs w:val="22"/>
              </w:rPr>
              <w:t>shallower</w:t>
            </w:r>
            <w:r w:rsidRPr="00D530A4">
              <w:rPr>
                <w:rFonts w:ascii="Times New Roman" w:eastAsia="Times New Roman" w:hAnsi="Times New Roman" w:cs="Times New Roman"/>
                <w:sz w:val="22"/>
                <w:szCs w:val="22"/>
              </w:rPr>
              <w:t xml:space="preserve"> basin walls</w:t>
            </w:r>
          </w:p>
        </w:tc>
        <w:tc>
          <w:tcPr>
            <w:tcW w:w="3300" w:type="dxa"/>
            <w:vMerge w:val="restart"/>
            <w:tcBorders>
              <w:top w:val="nil"/>
              <w:left w:val="nil"/>
              <w:bottom w:val="single" w:sz="4" w:space="0" w:color="000000"/>
              <w:right w:val="nil"/>
            </w:tcBorders>
            <w:tcMar>
              <w:top w:w="0" w:type="dxa"/>
              <w:left w:w="100" w:type="dxa"/>
              <w:bottom w:w="0" w:type="dxa"/>
              <w:right w:w="100" w:type="dxa"/>
            </w:tcMar>
          </w:tcPr>
          <w:p w14:paraId="00000035" w14:textId="77777777" w:rsidR="008E0D62" w:rsidRPr="00D530A4" w:rsidRDefault="00DC0722" w:rsidP="00D530A4">
            <w:pPr>
              <w:widowControl w:val="0"/>
              <w:spacing w:after="12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sz w:val="22"/>
                <w:szCs w:val="22"/>
              </w:rPr>
              <w:t>Higher primary productivity and greater responsiveness to variation in nutrients and temperature</w:t>
            </w:r>
          </w:p>
        </w:tc>
        <w:tc>
          <w:tcPr>
            <w:tcW w:w="2790" w:type="dxa"/>
            <w:tcBorders>
              <w:top w:val="nil"/>
              <w:left w:val="nil"/>
              <w:bottom w:val="nil"/>
              <w:right w:val="nil"/>
            </w:tcBorders>
            <w:tcMar>
              <w:top w:w="0" w:type="dxa"/>
              <w:left w:w="100" w:type="dxa"/>
              <w:bottom w:w="0" w:type="dxa"/>
              <w:right w:w="100" w:type="dxa"/>
            </w:tcMar>
          </w:tcPr>
          <w:p w14:paraId="00000036" w14:textId="77777777" w:rsidR="008E0D62" w:rsidRPr="00D530A4" w:rsidRDefault="00DC0722" w:rsidP="00D530A4">
            <w:pPr>
              <w:widowControl w:val="0"/>
              <w:spacing w:after="12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b/>
                <w:bCs/>
                <w:sz w:val="22"/>
                <w:szCs w:val="22"/>
              </w:rPr>
              <w:t xml:space="preserve">Trout: </w:t>
            </w:r>
            <w:proofErr w:type="spellStart"/>
            <w:r w:rsidRPr="00D530A4">
              <w:rPr>
                <w:rFonts w:ascii="Times New Roman" w:eastAsia="Times New Roman" w:hAnsi="Times New Roman" w:cs="Times New Roman"/>
                <w:i/>
                <w:iCs/>
                <w:sz w:val="22"/>
                <w:szCs w:val="22"/>
              </w:rPr>
              <w:t>Bythotrephes</w:t>
            </w:r>
            <w:proofErr w:type="spellEnd"/>
            <w:r w:rsidRPr="00D530A4">
              <w:rPr>
                <w:rFonts w:ascii="Times New Roman" w:eastAsia="Times New Roman" w:hAnsi="Times New Roman" w:cs="Times New Roman"/>
                <w:sz w:val="22"/>
                <w:szCs w:val="22"/>
              </w:rPr>
              <w:t xml:space="preserve"> invasion (REFS)</w:t>
            </w:r>
          </w:p>
        </w:tc>
      </w:tr>
      <w:tr w:rsidR="008E0D62" w:rsidRPr="00D530A4" w14:paraId="425867BC" w14:textId="77777777" w:rsidTr="00D530A4">
        <w:trPr>
          <w:trHeight w:val="735"/>
        </w:trPr>
        <w:tc>
          <w:tcPr>
            <w:tcW w:w="2790" w:type="dxa"/>
            <w:vMerge/>
            <w:tcBorders>
              <w:top w:val="nil"/>
              <w:left w:val="nil"/>
              <w:bottom w:val="single" w:sz="4" w:space="0" w:color="000000"/>
              <w:right w:val="nil"/>
            </w:tcBorders>
            <w:tcMar>
              <w:top w:w="0" w:type="dxa"/>
              <w:left w:w="100" w:type="dxa"/>
              <w:bottom w:w="0" w:type="dxa"/>
              <w:right w:w="100" w:type="dxa"/>
            </w:tcMar>
          </w:tcPr>
          <w:p w14:paraId="00000037" w14:textId="77777777" w:rsidR="008E0D62" w:rsidRPr="00D530A4" w:rsidRDefault="008E0D62" w:rsidP="00D530A4">
            <w:pPr>
              <w:widowControl w:val="0"/>
              <w:pBdr>
                <w:top w:val="nil"/>
                <w:left w:val="nil"/>
                <w:bottom w:val="nil"/>
                <w:right w:val="nil"/>
                <w:between w:val="nil"/>
              </w:pBdr>
              <w:spacing w:after="120" w:line="240" w:lineRule="auto"/>
              <w:rPr>
                <w:rFonts w:ascii="Times New Roman" w:eastAsia="Times New Roman" w:hAnsi="Times New Roman" w:cs="Times New Roman"/>
                <w:sz w:val="22"/>
                <w:szCs w:val="22"/>
              </w:rPr>
            </w:pPr>
          </w:p>
        </w:tc>
        <w:tc>
          <w:tcPr>
            <w:tcW w:w="3300" w:type="dxa"/>
            <w:vMerge/>
            <w:tcBorders>
              <w:top w:val="nil"/>
              <w:left w:val="nil"/>
              <w:bottom w:val="single" w:sz="4" w:space="0" w:color="000000"/>
              <w:right w:val="nil"/>
            </w:tcBorders>
            <w:tcMar>
              <w:top w:w="0" w:type="dxa"/>
              <w:left w:w="100" w:type="dxa"/>
              <w:bottom w:w="0" w:type="dxa"/>
              <w:right w:w="100" w:type="dxa"/>
            </w:tcMar>
          </w:tcPr>
          <w:p w14:paraId="00000038" w14:textId="77777777" w:rsidR="008E0D62" w:rsidRPr="00D530A4" w:rsidRDefault="008E0D62" w:rsidP="00D530A4">
            <w:pPr>
              <w:widowControl w:val="0"/>
              <w:pBdr>
                <w:top w:val="nil"/>
                <w:left w:val="nil"/>
                <w:bottom w:val="nil"/>
                <w:right w:val="nil"/>
                <w:between w:val="nil"/>
              </w:pBdr>
              <w:spacing w:after="120" w:line="240" w:lineRule="auto"/>
              <w:rPr>
                <w:rFonts w:ascii="Times New Roman" w:eastAsia="Times New Roman" w:hAnsi="Times New Roman" w:cs="Times New Roman"/>
                <w:sz w:val="22"/>
                <w:szCs w:val="22"/>
              </w:rPr>
            </w:pPr>
          </w:p>
        </w:tc>
        <w:tc>
          <w:tcPr>
            <w:tcW w:w="2790" w:type="dxa"/>
            <w:tcBorders>
              <w:top w:val="nil"/>
              <w:left w:val="nil"/>
              <w:bottom w:val="single" w:sz="4" w:space="0" w:color="000000"/>
              <w:right w:val="nil"/>
            </w:tcBorders>
            <w:tcMar>
              <w:top w:w="0" w:type="dxa"/>
              <w:left w:w="100" w:type="dxa"/>
              <w:bottom w:w="0" w:type="dxa"/>
              <w:right w:w="100" w:type="dxa"/>
            </w:tcMar>
          </w:tcPr>
          <w:p w14:paraId="00000039" w14:textId="77777777" w:rsidR="008E0D62" w:rsidRPr="00D530A4" w:rsidRDefault="00DC0722" w:rsidP="00D530A4">
            <w:pPr>
              <w:widowControl w:val="0"/>
              <w:spacing w:after="12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b/>
                <w:bCs/>
                <w:sz w:val="22"/>
                <w:szCs w:val="22"/>
              </w:rPr>
              <w:t xml:space="preserve">Sparkling: </w:t>
            </w:r>
            <w:r w:rsidRPr="00D530A4">
              <w:rPr>
                <w:rFonts w:ascii="Times New Roman" w:eastAsia="Times New Roman" w:hAnsi="Times New Roman" w:cs="Times New Roman"/>
                <w:sz w:val="22"/>
                <w:szCs w:val="22"/>
              </w:rPr>
              <w:t>smelt removal / cisco stocking (REFS)</w:t>
            </w:r>
          </w:p>
        </w:tc>
      </w:tr>
      <w:tr w:rsidR="008E0D62" w:rsidRPr="00D530A4" w14:paraId="54906F7D" w14:textId="77777777" w:rsidTr="00D530A4">
        <w:trPr>
          <w:trHeight w:val="602"/>
        </w:trPr>
        <w:tc>
          <w:tcPr>
            <w:tcW w:w="2790" w:type="dxa"/>
            <w:vMerge w:val="restart"/>
            <w:tcBorders>
              <w:top w:val="nil"/>
              <w:left w:val="nil"/>
              <w:bottom w:val="single" w:sz="4" w:space="0" w:color="000000"/>
              <w:right w:val="nil"/>
            </w:tcBorders>
            <w:tcMar>
              <w:top w:w="0" w:type="dxa"/>
              <w:left w:w="100" w:type="dxa"/>
              <w:bottom w:w="0" w:type="dxa"/>
              <w:right w:w="100" w:type="dxa"/>
            </w:tcMar>
          </w:tcPr>
          <w:p w14:paraId="0000003A" w14:textId="77777777" w:rsidR="008E0D62" w:rsidRPr="00D530A4" w:rsidRDefault="00DC0722" w:rsidP="00D530A4">
            <w:pPr>
              <w:widowControl w:val="0"/>
              <w:spacing w:after="12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b/>
                <w:bCs/>
                <w:sz w:val="22"/>
                <w:szCs w:val="22"/>
              </w:rPr>
              <w:t>Stronger</w:t>
            </w:r>
            <w:r w:rsidRPr="00D530A4">
              <w:rPr>
                <w:rFonts w:ascii="Times New Roman" w:eastAsia="Times New Roman" w:hAnsi="Times New Roman" w:cs="Times New Roman"/>
                <w:sz w:val="22"/>
                <w:szCs w:val="22"/>
              </w:rPr>
              <w:t xml:space="preserve"> bottom-up control:</w:t>
            </w:r>
            <w:r w:rsidRPr="00D530A4">
              <w:rPr>
                <w:rFonts w:ascii="Times New Roman" w:eastAsia="Times New Roman" w:hAnsi="Times New Roman" w:cs="Times New Roman"/>
                <w:sz w:val="22"/>
                <w:szCs w:val="22"/>
              </w:rPr>
              <w:br/>
            </w:r>
            <w:r w:rsidRPr="00D530A4">
              <w:rPr>
                <w:rFonts w:ascii="Times New Roman" w:eastAsia="Times New Roman" w:hAnsi="Times New Roman" w:cs="Times New Roman"/>
                <w:sz w:val="22"/>
                <w:szCs w:val="22"/>
              </w:rPr>
              <w:t xml:space="preserve">Higher CDOM increases light attenuation, or higher macrophyte biomass increases nutrient competition, resulting in </w:t>
            </w:r>
            <w:r w:rsidRPr="00D530A4">
              <w:rPr>
                <w:rFonts w:ascii="Times New Roman" w:eastAsia="Times New Roman" w:hAnsi="Times New Roman" w:cs="Times New Roman"/>
                <w:b/>
                <w:bCs/>
                <w:sz w:val="22"/>
                <w:szCs w:val="22"/>
              </w:rPr>
              <w:t>steeper</w:t>
            </w:r>
            <w:r w:rsidRPr="00D530A4">
              <w:rPr>
                <w:rFonts w:ascii="Times New Roman" w:eastAsia="Times New Roman" w:hAnsi="Times New Roman" w:cs="Times New Roman"/>
                <w:sz w:val="22"/>
                <w:szCs w:val="22"/>
              </w:rPr>
              <w:t xml:space="preserve"> basin walls</w:t>
            </w:r>
          </w:p>
        </w:tc>
        <w:tc>
          <w:tcPr>
            <w:tcW w:w="3300" w:type="dxa"/>
            <w:vMerge w:val="restart"/>
            <w:tcBorders>
              <w:top w:val="nil"/>
              <w:left w:val="nil"/>
              <w:bottom w:val="single" w:sz="4" w:space="0" w:color="000000"/>
              <w:right w:val="nil"/>
            </w:tcBorders>
            <w:tcMar>
              <w:top w:w="0" w:type="dxa"/>
              <w:left w:w="100" w:type="dxa"/>
              <w:bottom w:w="0" w:type="dxa"/>
              <w:right w:w="100" w:type="dxa"/>
            </w:tcMar>
          </w:tcPr>
          <w:p w14:paraId="0000003B" w14:textId="77777777" w:rsidR="008E0D62" w:rsidRPr="00D530A4" w:rsidRDefault="00DC0722" w:rsidP="00D530A4">
            <w:pPr>
              <w:widowControl w:val="0"/>
              <w:spacing w:after="12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sz w:val="22"/>
                <w:szCs w:val="22"/>
              </w:rPr>
              <w:t>Lower primary productivity due to restricted light availability despite nutrient enrichment</w:t>
            </w:r>
          </w:p>
        </w:tc>
        <w:tc>
          <w:tcPr>
            <w:tcW w:w="2790" w:type="dxa"/>
            <w:tcBorders>
              <w:top w:val="nil"/>
              <w:left w:val="nil"/>
              <w:bottom w:val="nil"/>
              <w:right w:val="nil"/>
            </w:tcBorders>
            <w:tcMar>
              <w:top w:w="0" w:type="dxa"/>
              <w:left w:w="100" w:type="dxa"/>
              <w:bottom w:w="0" w:type="dxa"/>
              <w:right w:w="100" w:type="dxa"/>
            </w:tcMar>
          </w:tcPr>
          <w:p w14:paraId="0000003C" w14:textId="7B42F437" w:rsidR="008E0D62" w:rsidRPr="00D530A4" w:rsidRDefault="00DC0722" w:rsidP="00D530A4">
            <w:pPr>
              <w:widowControl w:val="0"/>
              <w:spacing w:after="12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b/>
                <w:bCs/>
                <w:sz w:val="22"/>
                <w:szCs w:val="22"/>
              </w:rPr>
              <w:t>Tuesday</w:t>
            </w:r>
            <w:r w:rsidR="00D530A4">
              <w:rPr>
                <w:rFonts w:ascii="Times New Roman" w:eastAsia="Times New Roman" w:hAnsi="Times New Roman" w:cs="Times New Roman"/>
                <w:b/>
                <w:bCs/>
                <w:sz w:val="22"/>
                <w:szCs w:val="22"/>
              </w:rPr>
              <w:t xml:space="preserve">, </w:t>
            </w:r>
            <w:r w:rsidRPr="00D530A4">
              <w:rPr>
                <w:rFonts w:ascii="Times New Roman" w:eastAsia="Times New Roman" w:hAnsi="Times New Roman" w:cs="Times New Roman"/>
                <w:b/>
                <w:bCs/>
                <w:sz w:val="22"/>
                <w:szCs w:val="22"/>
              </w:rPr>
              <w:t>Peter:</w:t>
            </w:r>
            <w:r w:rsidRPr="00D530A4">
              <w:rPr>
                <w:rFonts w:ascii="Times New Roman" w:eastAsia="Times New Roman" w:hAnsi="Times New Roman" w:cs="Times New Roman"/>
                <w:sz w:val="22"/>
                <w:szCs w:val="22"/>
              </w:rPr>
              <w:t xml:space="preserve"> high-color</w:t>
            </w:r>
            <w:r w:rsidRPr="00D530A4">
              <w:rPr>
                <w:rFonts w:ascii="Times New Roman" w:eastAsia="Times New Roman" w:hAnsi="Times New Roman" w:cs="Times New Roman"/>
                <w:sz w:val="22"/>
                <w:szCs w:val="22"/>
              </w:rPr>
              <w:t xml:space="preserve"> with </w:t>
            </w:r>
            <w:r w:rsidR="00D530A4">
              <w:rPr>
                <w:rFonts w:ascii="Times New Roman" w:eastAsia="Times New Roman" w:hAnsi="Times New Roman" w:cs="Times New Roman"/>
                <w:sz w:val="22"/>
                <w:szCs w:val="22"/>
              </w:rPr>
              <w:t>nutrients</w:t>
            </w:r>
            <w:r w:rsidRPr="00D530A4">
              <w:rPr>
                <w:rFonts w:ascii="Times New Roman" w:eastAsia="Times New Roman" w:hAnsi="Times New Roman" w:cs="Times New Roman"/>
                <w:sz w:val="22"/>
                <w:szCs w:val="22"/>
              </w:rPr>
              <w:t xml:space="preserve"> (2013-2015)</w:t>
            </w:r>
          </w:p>
        </w:tc>
      </w:tr>
      <w:tr w:rsidR="008E0D62" w:rsidRPr="00D530A4" w14:paraId="4411E03B" w14:textId="77777777" w:rsidTr="00D530A4">
        <w:trPr>
          <w:trHeight w:val="188"/>
        </w:trPr>
        <w:tc>
          <w:tcPr>
            <w:tcW w:w="2790" w:type="dxa"/>
            <w:vMerge/>
            <w:tcBorders>
              <w:top w:val="nil"/>
              <w:left w:val="nil"/>
              <w:bottom w:val="single" w:sz="4" w:space="0" w:color="000000"/>
              <w:right w:val="nil"/>
            </w:tcBorders>
            <w:tcMar>
              <w:top w:w="0" w:type="dxa"/>
              <w:left w:w="100" w:type="dxa"/>
              <w:bottom w:w="0" w:type="dxa"/>
              <w:right w:w="100" w:type="dxa"/>
            </w:tcMar>
          </w:tcPr>
          <w:p w14:paraId="0000003D" w14:textId="77777777" w:rsidR="008E0D62" w:rsidRPr="00D530A4" w:rsidRDefault="008E0D62" w:rsidP="00D530A4">
            <w:pPr>
              <w:widowControl w:val="0"/>
              <w:pBdr>
                <w:top w:val="nil"/>
                <w:left w:val="nil"/>
                <w:bottom w:val="nil"/>
                <w:right w:val="nil"/>
                <w:between w:val="nil"/>
              </w:pBdr>
              <w:spacing w:after="120" w:line="240" w:lineRule="auto"/>
              <w:rPr>
                <w:rFonts w:ascii="Times New Roman" w:eastAsia="Times New Roman" w:hAnsi="Times New Roman" w:cs="Times New Roman"/>
                <w:sz w:val="22"/>
                <w:szCs w:val="22"/>
              </w:rPr>
            </w:pPr>
          </w:p>
        </w:tc>
        <w:tc>
          <w:tcPr>
            <w:tcW w:w="3300" w:type="dxa"/>
            <w:vMerge/>
            <w:tcBorders>
              <w:top w:val="nil"/>
              <w:left w:val="nil"/>
              <w:bottom w:val="single" w:sz="4" w:space="0" w:color="000000"/>
              <w:right w:val="nil"/>
            </w:tcBorders>
            <w:tcMar>
              <w:top w:w="0" w:type="dxa"/>
              <w:left w:w="100" w:type="dxa"/>
              <w:bottom w:w="0" w:type="dxa"/>
              <w:right w:w="100" w:type="dxa"/>
            </w:tcMar>
          </w:tcPr>
          <w:p w14:paraId="0000003E" w14:textId="77777777" w:rsidR="008E0D62" w:rsidRPr="00D530A4" w:rsidRDefault="008E0D62" w:rsidP="00D530A4">
            <w:pPr>
              <w:widowControl w:val="0"/>
              <w:pBdr>
                <w:top w:val="nil"/>
                <w:left w:val="nil"/>
                <w:bottom w:val="nil"/>
                <w:right w:val="nil"/>
                <w:between w:val="nil"/>
              </w:pBdr>
              <w:spacing w:after="120" w:line="240" w:lineRule="auto"/>
              <w:rPr>
                <w:rFonts w:ascii="Times New Roman" w:eastAsia="Times New Roman" w:hAnsi="Times New Roman" w:cs="Times New Roman"/>
                <w:sz w:val="22"/>
                <w:szCs w:val="22"/>
              </w:rPr>
            </w:pPr>
          </w:p>
        </w:tc>
        <w:tc>
          <w:tcPr>
            <w:tcW w:w="2790" w:type="dxa"/>
            <w:tcBorders>
              <w:top w:val="nil"/>
              <w:left w:val="nil"/>
              <w:bottom w:val="single" w:sz="4" w:space="0" w:color="000000"/>
              <w:right w:val="nil"/>
            </w:tcBorders>
            <w:tcMar>
              <w:top w:w="0" w:type="dxa"/>
              <w:left w:w="100" w:type="dxa"/>
              <w:bottom w:w="0" w:type="dxa"/>
              <w:right w:w="100" w:type="dxa"/>
            </w:tcMar>
          </w:tcPr>
          <w:p w14:paraId="0000003F" w14:textId="179362FA" w:rsidR="008E0D62" w:rsidRPr="00D530A4" w:rsidRDefault="00DC0722" w:rsidP="00D530A4">
            <w:pPr>
              <w:widowControl w:val="0"/>
              <w:spacing w:after="12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b/>
                <w:bCs/>
                <w:sz w:val="22"/>
                <w:szCs w:val="22"/>
              </w:rPr>
              <w:t>Peter:</w:t>
            </w:r>
            <w:r w:rsidRPr="00D530A4">
              <w:rPr>
                <w:rFonts w:ascii="Times New Roman" w:eastAsia="Times New Roman" w:hAnsi="Times New Roman" w:cs="Times New Roman"/>
                <w:sz w:val="22"/>
                <w:szCs w:val="22"/>
              </w:rPr>
              <w:t xml:space="preserve"> </w:t>
            </w:r>
            <w:proofErr w:type="spellStart"/>
            <w:r w:rsidRPr="00D530A4">
              <w:rPr>
                <w:rFonts w:ascii="Times New Roman" w:eastAsia="Times New Roman" w:hAnsi="Times New Roman" w:cs="Times New Roman"/>
                <w:sz w:val="22"/>
                <w:szCs w:val="22"/>
              </w:rPr>
              <w:t>Aquashade</w:t>
            </w:r>
            <w:proofErr w:type="spellEnd"/>
            <w:r w:rsidRPr="00D530A4">
              <w:rPr>
                <w:rFonts w:ascii="Times New Roman" w:eastAsia="Times New Roman" w:hAnsi="Times New Roman" w:cs="Times New Roman"/>
                <w:sz w:val="22"/>
                <w:szCs w:val="22"/>
              </w:rPr>
              <w:t xml:space="preserve"> addition with </w:t>
            </w:r>
            <w:r w:rsidR="00D530A4">
              <w:rPr>
                <w:rFonts w:ascii="Times New Roman" w:eastAsia="Times New Roman" w:hAnsi="Times New Roman" w:cs="Times New Roman"/>
                <w:sz w:val="22"/>
                <w:szCs w:val="22"/>
              </w:rPr>
              <w:t>nutrients</w:t>
            </w:r>
            <w:r w:rsidRPr="00D530A4">
              <w:rPr>
                <w:rFonts w:ascii="Times New Roman" w:eastAsia="Times New Roman" w:hAnsi="Times New Roman" w:cs="Times New Roman"/>
                <w:sz w:val="22"/>
                <w:szCs w:val="22"/>
              </w:rPr>
              <w:t xml:space="preserve"> (2024-2025)</w:t>
            </w:r>
          </w:p>
        </w:tc>
      </w:tr>
      <w:tr w:rsidR="008E0D62" w:rsidRPr="00D530A4" w14:paraId="7CD41EC2" w14:textId="77777777" w:rsidTr="00D530A4">
        <w:trPr>
          <w:trHeight w:val="885"/>
        </w:trPr>
        <w:tc>
          <w:tcPr>
            <w:tcW w:w="2790" w:type="dxa"/>
            <w:vMerge/>
            <w:tcBorders>
              <w:top w:val="nil"/>
              <w:left w:val="nil"/>
              <w:bottom w:val="single" w:sz="4" w:space="0" w:color="000000"/>
              <w:right w:val="nil"/>
            </w:tcBorders>
            <w:tcMar>
              <w:top w:w="0" w:type="dxa"/>
              <w:left w:w="100" w:type="dxa"/>
              <w:bottom w:w="0" w:type="dxa"/>
              <w:right w:w="100" w:type="dxa"/>
            </w:tcMar>
          </w:tcPr>
          <w:p w14:paraId="00000040" w14:textId="77777777" w:rsidR="008E0D62" w:rsidRPr="00D530A4" w:rsidRDefault="008E0D62" w:rsidP="00D530A4">
            <w:pPr>
              <w:widowControl w:val="0"/>
              <w:pBdr>
                <w:top w:val="nil"/>
                <w:left w:val="nil"/>
                <w:bottom w:val="nil"/>
                <w:right w:val="nil"/>
                <w:between w:val="nil"/>
              </w:pBdr>
              <w:spacing w:after="120" w:line="240" w:lineRule="auto"/>
              <w:rPr>
                <w:rFonts w:ascii="Times New Roman" w:eastAsia="Times New Roman" w:hAnsi="Times New Roman" w:cs="Times New Roman"/>
                <w:sz w:val="22"/>
                <w:szCs w:val="22"/>
              </w:rPr>
            </w:pPr>
          </w:p>
        </w:tc>
        <w:tc>
          <w:tcPr>
            <w:tcW w:w="3300" w:type="dxa"/>
            <w:tcBorders>
              <w:top w:val="nil"/>
              <w:left w:val="nil"/>
              <w:bottom w:val="single" w:sz="4" w:space="0" w:color="000000"/>
              <w:right w:val="nil"/>
            </w:tcBorders>
            <w:tcMar>
              <w:top w:w="0" w:type="dxa"/>
              <w:left w:w="100" w:type="dxa"/>
              <w:bottom w:w="0" w:type="dxa"/>
              <w:right w:w="100" w:type="dxa"/>
            </w:tcMar>
          </w:tcPr>
          <w:p w14:paraId="00000041" w14:textId="77777777" w:rsidR="008E0D62" w:rsidRPr="00D530A4" w:rsidRDefault="00DC0722" w:rsidP="00D530A4">
            <w:pPr>
              <w:widowControl w:val="0"/>
              <w:spacing w:after="12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sz w:val="22"/>
                <w:szCs w:val="22"/>
              </w:rPr>
              <w:t>Lower pelagic productivity due to reduced nutrient availability from macrophyte competition</w:t>
            </w:r>
          </w:p>
        </w:tc>
        <w:tc>
          <w:tcPr>
            <w:tcW w:w="2790" w:type="dxa"/>
            <w:tcBorders>
              <w:top w:val="nil"/>
              <w:left w:val="nil"/>
              <w:bottom w:val="single" w:sz="4" w:space="0" w:color="000000"/>
              <w:right w:val="nil"/>
            </w:tcBorders>
            <w:tcMar>
              <w:top w:w="0" w:type="dxa"/>
              <w:left w:w="100" w:type="dxa"/>
              <w:bottom w:w="0" w:type="dxa"/>
              <w:right w:w="100" w:type="dxa"/>
            </w:tcMar>
          </w:tcPr>
          <w:p w14:paraId="00000042" w14:textId="77777777" w:rsidR="008E0D62" w:rsidRPr="00D530A4" w:rsidRDefault="00DC0722" w:rsidP="00D530A4">
            <w:pPr>
              <w:widowControl w:val="0"/>
              <w:spacing w:after="12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b/>
                <w:bCs/>
                <w:sz w:val="22"/>
                <w:szCs w:val="22"/>
              </w:rPr>
              <w:t>Sparkling:</w:t>
            </w:r>
            <w:r w:rsidRPr="00D530A4">
              <w:rPr>
                <w:rFonts w:ascii="Times New Roman" w:eastAsia="Times New Roman" w:hAnsi="Times New Roman" w:cs="Times New Roman"/>
                <w:sz w:val="22"/>
                <w:szCs w:val="22"/>
              </w:rPr>
              <w:t xml:space="preserve"> macrophyte recovery (YEARS) (REFS)</w:t>
            </w:r>
          </w:p>
        </w:tc>
      </w:tr>
      <w:tr w:rsidR="008E0D62" w:rsidRPr="00D530A4" w14:paraId="70ACE4D2" w14:textId="77777777" w:rsidTr="00D530A4">
        <w:trPr>
          <w:trHeight w:val="377"/>
        </w:trPr>
        <w:tc>
          <w:tcPr>
            <w:tcW w:w="2790" w:type="dxa"/>
            <w:vMerge w:val="restart"/>
            <w:tcBorders>
              <w:top w:val="nil"/>
              <w:left w:val="nil"/>
              <w:bottom w:val="single" w:sz="4" w:space="0" w:color="000000"/>
              <w:right w:val="nil"/>
            </w:tcBorders>
            <w:tcMar>
              <w:top w:w="0" w:type="dxa"/>
              <w:left w:w="100" w:type="dxa"/>
              <w:bottom w:w="0" w:type="dxa"/>
              <w:right w:w="100" w:type="dxa"/>
            </w:tcMar>
          </w:tcPr>
          <w:p w14:paraId="00000043" w14:textId="77777777" w:rsidR="008E0D62" w:rsidRPr="00D530A4" w:rsidRDefault="00DC0722" w:rsidP="00D530A4">
            <w:pPr>
              <w:widowControl w:val="0"/>
              <w:spacing w:after="12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b/>
                <w:bCs/>
                <w:sz w:val="22"/>
                <w:szCs w:val="22"/>
              </w:rPr>
              <w:t>Weaker</w:t>
            </w:r>
            <w:r w:rsidRPr="00D530A4">
              <w:rPr>
                <w:rFonts w:ascii="Times New Roman" w:eastAsia="Times New Roman" w:hAnsi="Times New Roman" w:cs="Times New Roman"/>
                <w:sz w:val="22"/>
                <w:szCs w:val="22"/>
              </w:rPr>
              <w:t xml:space="preserve"> bottom-up control:</w:t>
            </w:r>
            <w:r w:rsidRPr="00D530A4">
              <w:rPr>
                <w:rFonts w:ascii="Times New Roman" w:eastAsia="Times New Roman" w:hAnsi="Times New Roman" w:cs="Times New Roman"/>
                <w:sz w:val="22"/>
                <w:szCs w:val="22"/>
              </w:rPr>
              <w:br/>
            </w:r>
            <w:r w:rsidRPr="00D530A4">
              <w:rPr>
                <w:rFonts w:ascii="Times New Roman" w:eastAsia="Times New Roman" w:hAnsi="Times New Roman" w:cs="Times New Roman"/>
                <w:sz w:val="22"/>
                <w:szCs w:val="22"/>
              </w:rPr>
              <w:t>Lower CDOM decreases light attenuation, resulting in</w:t>
            </w:r>
            <w:r w:rsidRPr="00D530A4">
              <w:rPr>
                <w:rFonts w:ascii="Times New Roman" w:eastAsia="Times New Roman" w:hAnsi="Times New Roman" w:cs="Times New Roman"/>
                <w:b/>
                <w:bCs/>
                <w:sz w:val="22"/>
                <w:szCs w:val="22"/>
              </w:rPr>
              <w:t xml:space="preserve"> shallower </w:t>
            </w:r>
            <w:r w:rsidRPr="00D530A4">
              <w:rPr>
                <w:rFonts w:ascii="Times New Roman" w:eastAsia="Times New Roman" w:hAnsi="Times New Roman" w:cs="Times New Roman"/>
                <w:sz w:val="22"/>
                <w:szCs w:val="22"/>
              </w:rPr>
              <w:t>basin walls</w:t>
            </w:r>
          </w:p>
        </w:tc>
        <w:tc>
          <w:tcPr>
            <w:tcW w:w="3300" w:type="dxa"/>
            <w:vMerge w:val="restart"/>
            <w:tcBorders>
              <w:top w:val="nil"/>
              <w:left w:val="nil"/>
              <w:bottom w:val="single" w:sz="4" w:space="0" w:color="000000"/>
              <w:right w:val="nil"/>
            </w:tcBorders>
            <w:tcMar>
              <w:top w:w="0" w:type="dxa"/>
              <w:left w:w="100" w:type="dxa"/>
              <w:bottom w:w="0" w:type="dxa"/>
              <w:right w:w="100" w:type="dxa"/>
            </w:tcMar>
          </w:tcPr>
          <w:p w14:paraId="00000044" w14:textId="77777777" w:rsidR="008E0D62" w:rsidRPr="00D530A4" w:rsidRDefault="00DC0722" w:rsidP="00D530A4">
            <w:pPr>
              <w:widowControl w:val="0"/>
              <w:spacing w:after="12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sz w:val="22"/>
                <w:szCs w:val="22"/>
              </w:rPr>
              <w:t>Greater primary productivity due to greater light availability</w:t>
            </w:r>
          </w:p>
        </w:tc>
        <w:tc>
          <w:tcPr>
            <w:tcW w:w="2790" w:type="dxa"/>
            <w:tcBorders>
              <w:top w:val="nil"/>
              <w:left w:val="nil"/>
              <w:bottom w:val="nil"/>
              <w:right w:val="nil"/>
            </w:tcBorders>
            <w:tcMar>
              <w:top w:w="0" w:type="dxa"/>
              <w:left w:w="100" w:type="dxa"/>
              <w:bottom w:w="0" w:type="dxa"/>
              <w:right w:w="100" w:type="dxa"/>
            </w:tcMar>
          </w:tcPr>
          <w:p w14:paraId="00000045" w14:textId="77777777" w:rsidR="008E0D62" w:rsidRPr="00D530A4" w:rsidRDefault="00DC0722" w:rsidP="00D530A4">
            <w:pPr>
              <w:widowControl w:val="0"/>
              <w:spacing w:after="12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b/>
                <w:bCs/>
                <w:sz w:val="22"/>
                <w:szCs w:val="22"/>
              </w:rPr>
              <w:t>Tuesday:</w:t>
            </w:r>
            <w:r w:rsidRPr="00D530A4">
              <w:rPr>
                <w:rFonts w:ascii="Times New Roman" w:eastAsia="Times New Roman" w:hAnsi="Times New Roman" w:cs="Times New Roman"/>
                <w:sz w:val="22"/>
                <w:szCs w:val="22"/>
              </w:rPr>
              <w:t xml:space="preserve"> low-color with enrichment (2024-2025)</w:t>
            </w:r>
          </w:p>
        </w:tc>
      </w:tr>
      <w:tr w:rsidR="008E0D62" w:rsidRPr="00D530A4" w14:paraId="33D33F4E" w14:textId="77777777" w:rsidTr="00D530A4">
        <w:trPr>
          <w:trHeight w:val="585"/>
        </w:trPr>
        <w:tc>
          <w:tcPr>
            <w:tcW w:w="2790" w:type="dxa"/>
            <w:vMerge/>
            <w:tcBorders>
              <w:top w:val="nil"/>
              <w:left w:val="nil"/>
              <w:bottom w:val="single" w:sz="4" w:space="0" w:color="000000"/>
              <w:right w:val="nil"/>
            </w:tcBorders>
            <w:tcMar>
              <w:top w:w="0" w:type="dxa"/>
              <w:left w:w="100" w:type="dxa"/>
              <w:bottom w:w="0" w:type="dxa"/>
              <w:right w:w="100" w:type="dxa"/>
            </w:tcMar>
          </w:tcPr>
          <w:p w14:paraId="00000046" w14:textId="77777777" w:rsidR="008E0D62" w:rsidRPr="00D530A4" w:rsidRDefault="008E0D62" w:rsidP="00D530A4">
            <w:pPr>
              <w:widowControl w:val="0"/>
              <w:pBdr>
                <w:top w:val="nil"/>
                <w:left w:val="nil"/>
                <w:bottom w:val="nil"/>
                <w:right w:val="nil"/>
                <w:between w:val="nil"/>
              </w:pBdr>
              <w:spacing w:after="120" w:line="240" w:lineRule="auto"/>
              <w:rPr>
                <w:rFonts w:ascii="Times New Roman" w:eastAsia="Times New Roman" w:hAnsi="Times New Roman" w:cs="Times New Roman"/>
                <w:sz w:val="22"/>
                <w:szCs w:val="22"/>
              </w:rPr>
            </w:pPr>
          </w:p>
        </w:tc>
        <w:tc>
          <w:tcPr>
            <w:tcW w:w="3300" w:type="dxa"/>
            <w:vMerge/>
            <w:tcBorders>
              <w:top w:val="nil"/>
              <w:left w:val="nil"/>
              <w:bottom w:val="single" w:sz="4" w:space="0" w:color="000000"/>
              <w:right w:val="nil"/>
            </w:tcBorders>
            <w:tcMar>
              <w:top w:w="0" w:type="dxa"/>
              <w:left w:w="100" w:type="dxa"/>
              <w:bottom w:w="0" w:type="dxa"/>
              <w:right w:w="100" w:type="dxa"/>
            </w:tcMar>
          </w:tcPr>
          <w:p w14:paraId="00000047" w14:textId="77777777" w:rsidR="008E0D62" w:rsidRPr="00D530A4" w:rsidRDefault="008E0D62" w:rsidP="00D530A4">
            <w:pPr>
              <w:widowControl w:val="0"/>
              <w:pBdr>
                <w:top w:val="nil"/>
                <w:left w:val="nil"/>
                <w:bottom w:val="nil"/>
                <w:right w:val="nil"/>
                <w:between w:val="nil"/>
              </w:pBdr>
              <w:spacing w:after="120" w:line="240" w:lineRule="auto"/>
              <w:rPr>
                <w:rFonts w:ascii="Times New Roman" w:eastAsia="Times New Roman" w:hAnsi="Times New Roman" w:cs="Times New Roman"/>
                <w:sz w:val="22"/>
                <w:szCs w:val="22"/>
              </w:rPr>
            </w:pPr>
          </w:p>
        </w:tc>
        <w:tc>
          <w:tcPr>
            <w:tcW w:w="2790" w:type="dxa"/>
            <w:tcBorders>
              <w:top w:val="nil"/>
              <w:left w:val="nil"/>
              <w:bottom w:val="single" w:sz="4" w:space="0" w:color="000000"/>
              <w:right w:val="nil"/>
            </w:tcBorders>
            <w:tcMar>
              <w:top w:w="0" w:type="dxa"/>
              <w:left w:w="100" w:type="dxa"/>
              <w:bottom w:w="0" w:type="dxa"/>
              <w:right w:w="100" w:type="dxa"/>
            </w:tcMar>
          </w:tcPr>
          <w:p w14:paraId="00000048" w14:textId="77777777" w:rsidR="008E0D62" w:rsidRPr="00D530A4" w:rsidRDefault="00DC0722" w:rsidP="00D530A4">
            <w:pPr>
              <w:widowControl w:val="0"/>
              <w:spacing w:after="12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b/>
                <w:bCs/>
                <w:sz w:val="22"/>
                <w:szCs w:val="22"/>
              </w:rPr>
              <w:t>Peter:</w:t>
            </w:r>
            <w:r w:rsidRPr="00D530A4">
              <w:rPr>
                <w:rFonts w:ascii="Times New Roman" w:eastAsia="Times New Roman" w:hAnsi="Times New Roman" w:cs="Times New Roman"/>
                <w:sz w:val="22"/>
                <w:szCs w:val="22"/>
              </w:rPr>
              <w:t xml:space="preserve"> low-color with enrichment (2018-2019)</w:t>
            </w:r>
          </w:p>
        </w:tc>
      </w:tr>
      <w:tr w:rsidR="008E0D62" w:rsidRPr="00D530A4" w14:paraId="4A306648" w14:textId="77777777" w:rsidTr="00D530A4">
        <w:trPr>
          <w:trHeight w:val="350"/>
        </w:trPr>
        <w:tc>
          <w:tcPr>
            <w:tcW w:w="2790" w:type="dxa"/>
            <w:vMerge w:val="restart"/>
            <w:tcBorders>
              <w:top w:val="nil"/>
              <w:left w:val="nil"/>
              <w:bottom w:val="single" w:sz="4" w:space="0" w:color="000000"/>
              <w:right w:val="nil"/>
            </w:tcBorders>
            <w:tcMar>
              <w:top w:w="0" w:type="dxa"/>
              <w:left w:w="100" w:type="dxa"/>
              <w:bottom w:w="0" w:type="dxa"/>
              <w:right w:w="100" w:type="dxa"/>
            </w:tcMar>
          </w:tcPr>
          <w:p w14:paraId="00000049" w14:textId="77777777" w:rsidR="008E0D62" w:rsidRPr="00D530A4" w:rsidRDefault="00DC0722" w:rsidP="00D530A4">
            <w:pPr>
              <w:widowControl w:val="0"/>
              <w:spacing w:after="12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b/>
                <w:bCs/>
                <w:sz w:val="22"/>
                <w:szCs w:val="22"/>
              </w:rPr>
              <w:t>Natural variability</w:t>
            </w:r>
            <w:r w:rsidRPr="00D530A4">
              <w:rPr>
                <w:rFonts w:ascii="Times New Roman" w:eastAsia="Times New Roman" w:hAnsi="Times New Roman" w:cs="Times New Roman"/>
                <w:sz w:val="22"/>
                <w:szCs w:val="22"/>
              </w:rPr>
              <w:t xml:space="preserve"> in top-down and bottom-up control: Shifts due to climate-driven changes in resource/light availability or population cycles altering grazing pressure, resulting in </w:t>
            </w:r>
            <w:r w:rsidRPr="00D530A4">
              <w:rPr>
                <w:rFonts w:ascii="Times New Roman" w:eastAsia="Times New Roman" w:hAnsi="Times New Roman" w:cs="Times New Roman"/>
                <w:b/>
                <w:bCs/>
                <w:sz w:val="22"/>
                <w:szCs w:val="22"/>
              </w:rPr>
              <w:t>smaller changes</w:t>
            </w:r>
            <w:r w:rsidRPr="00D530A4">
              <w:rPr>
                <w:rFonts w:ascii="Times New Roman" w:eastAsia="Times New Roman" w:hAnsi="Times New Roman" w:cs="Times New Roman"/>
                <w:sz w:val="22"/>
                <w:szCs w:val="22"/>
              </w:rPr>
              <w:t xml:space="preserve"> in basin wall geometry compared to intentional manipulations  </w:t>
            </w:r>
          </w:p>
        </w:tc>
        <w:tc>
          <w:tcPr>
            <w:tcW w:w="3300" w:type="dxa"/>
            <w:vMerge w:val="restart"/>
            <w:tcBorders>
              <w:top w:val="nil"/>
              <w:left w:val="nil"/>
              <w:bottom w:val="single" w:sz="4" w:space="0" w:color="000000"/>
              <w:right w:val="nil"/>
            </w:tcBorders>
            <w:tcMar>
              <w:top w:w="0" w:type="dxa"/>
              <w:left w:w="100" w:type="dxa"/>
              <w:bottom w:w="0" w:type="dxa"/>
              <w:right w:w="100" w:type="dxa"/>
            </w:tcMar>
          </w:tcPr>
          <w:p w14:paraId="0000004A" w14:textId="77777777" w:rsidR="008E0D62" w:rsidRPr="00D530A4" w:rsidRDefault="00DC0722" w:rsidP="00D530A4">
            <w:pPr>
              <w:widowControl w:val="0"/>
              <w:spacing w:after="12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sz w:val="22"/>
                <w:szCs w:val="22"/>
              </w:rPr>
              <w:t>Substantial interannual variation in production may occur, but should be explained more by movement within stability landscapes by fast variables such as nutrient availability and temperature than by major changes in landscape geometry</w:t>
            </w:r>
          </w:p>
        </w:tc>
        <w:tc>
          <w:tcPr>
            <w:tcW w:w="2790" w:type="dxa"/>
            <w:tcBorders>
              <w:top w:val="nil"/>
              <w:left w:val="nil"/>
              <w:bottom w:val="nil"/>
              <w:right w:val="nil"/>
            </w:tcBorders>
            <w:tcMar>
              <w:top w:w="0" w:type="dxa"/>
              <w:left w:w="100" w:type="dxa"/>
              <w:bottom w:w="0" w:type="dxa"/>
              <w:right w:w="100" w:type="dxa"/>
            </w:tcMar>
          </w:tcPr>
          <w:p w14:paraId="0000004B" w14:textId="77777777" w:rsidR="008E0D62" w:rsidRPr="00D530A4" w:rsidRDefault="00DC0722" w:rsidP="00D530A4">
            <w:pPr>
              <w:widowControl w:val="0"/>
              <w:spacing w:after="12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b/>
                <w:bCs/>
                <w:sz w:val="22"/>
                <w:szCs w:val="22"/>
              </w:rPr>
              <w:t xml:space="preserve">Paul </w:t>
            </w:r>
            <w:r w:rsidRPr="00D530A4">
              <w:rPr>
                <w:rFonts w:ascii="Times New Roman" w:eastAsia="Times New Roman" w:hAnsi="Times New Roman" w:cs="Times New Roman"/>
                <w:sz w:val="22"/>
                <w:szCs w:val="22"/>
              </w:rPr>
              <w:t>(2008-2025)</w:t>
            </w:r>
          </w:p>
        </w:tc>
      </w:tr>
      <w:tr w:rsidR="008E0D62" w:rsidRPr="00D530A4" w14:paraId="3DD0B4EB" w14:textId="77777777" w:rsidTr="00D530A4">
        <w:trPr>
          <w:trHeight w:val="350"/>
        </w:trPr>
        <w:tc>
          <w:tcPr>
            <w:tcW w:w="2790" w:type="dxa"/>
            <w:vMerge/>
            <w:tcBorders>
              <w:top w:val="nil"/>
              <w:left w:val="nil"/>
              <w:bottom w:val="single" w:sz="4" w:space="0" w:color="000000"/>
              <w:right w:val="nil"/>
            </w:tcBorders>
            <w:tcMar>
              <w:top w:w="0" w:type="dxa"/>
              <w:left w:w="100" w:type="dxa"/>
              <w:bottom w:w="0" w:type="dxa"/>
              <w:right w:w="100" w:type="dxa"/>
            </w:tcMar>
          </w:tcPr>
          <w:p w14:paraId="0000004C" w14:textId="77777777" w:rsidR="008E0D62" w:rsidRPr="00D530A4" w:rsidRDefault="008E0D62" w:rsidP="00D530A4">
            <w:pPr>
              <w:widowControl w:val="0"/>
              <w:pBdr>
                <w:top w:val="nil"/>
                <w:left w:val="nil"/>
                <w:bottom w:val="nil"/>
                <w:right w:val="nil"/>
                <w:between w:val="nil"/>
              </w:pBdr>
              <w:spacing w:after="120" w:line="240" w:lineRule="auto"/>
              <w:rPr>
                <w:rFonts w:ascii="Times New Roman" w:eastAsia="Times New Roman" w:hAnsi="Times New Roman" w:cs="Times New Roman"/>
                <w:sz w:val="22"/>
                <w:szCs w:val="22"/>
              </w:rPr>
            </w:pPr>
          </w:p>
        </w:tc>
        <w:tc>
          <w:tcPr>
            <w:tcW w:w="3300" w:type="dxa"/>
            <w:vMerge/>
            <w:tcBorders>
              <w:top w:val="nil"/>
              <w:left w:val="nil"/>
              <w:bottom w:val="single" w:sz="4" w:space="0" w:color="000000"/>
              <w:right w:val="nil"/>
            </w:tcBorders>
            <w:tcMar>
              <w:top w:w="0" w:type="dxa"/>
              <w:left w:w="100" w:type="dxa"/>
              <w:bottom w:w="0" w:type="dxa"/>
              <w:right w:w="100" w:type="dxa"/>
            </w:tcMar>
          </w:tcPr>
          <w:p w14:paraId="0000004D" w14:textId="77777777" w:rsidR="008E0D62" w:rsidRPr="00D530A4" w:rsidRDefault="008E0D62" w:rsidP="00D530A4">
            <w:pPr>
              <w:widowControl w:val="0"/>
              <w:pBdr>
                <w:top w:val="nil"/>
                <w:left w:val="nil"/>
                <w:bottom w:val="nil"/>
                <w:right w:val="nil"/>
                <w:between w:val="nil"/>
              </w:pBdr>
              <w:spacing w:after="120" w:line="240" w:lineRule="auto"/>
              <w:rPr>
                <w:rFonts w:ascii="Times New Roman" w:eastAsia="Times New Roman" w:hAnsi="Times New Roman" w:cs="Times New Roman"/>
                <w:sz w:val="22"/>
                <w:szCs w:val="22"/>
              </w:rPr>
            </w:pPr>
          </w:p>
        </w:tc>
        <w:tc>
          <w:tcPr>
            <w:tcW w:w="2790" w:type="dxa"/>
            <w:tcBorders>
              <w:top w:val="nil"/>
              <w:left w:val="nil"/>
              <w:bottom w:val="nil"/>
              <w:right w:val="nil"/>
            </w:tcBorders>
            <w:tcMar>
              <w:top w:w="0" w:type="dxa"/>
              <w:left w:w="100" w:type="dxa"/>
              <w:bottom w:w="0" w:type="dxa"/>
              <w:right w:w="100" w:type="dxa"/>
            </w:tcMar>
          </w:tcPr>
          <w:p w14:paraId="0000004E" w14:textId="77777777" w:rsidR="008E0D62" w:rsidRPr="00D530A4" w:rsidRDefault="00DC0722" w:rsidP="00D530A4">
            <w:pPr>
              <w:widowControl w:val="0"/>
              <w:spacing w:after="12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b/>
                <w:bCs/>
                <w:sz w:val="22"/>
                <w:szCs w:val="22"/>
              </w:rPr>
              <w:t xml:space="preserve">Little Rock </w:t>
            </w:r>
            <w:r w:rsidRPr="00D530A4">
              <w:rPr>
                <w:rFonts w:ascii="Times New Roman" w:eastAsia="Times New Roman" w:hAnsi="Times New Roman" w:cs="Times New Roman"/>
                <w:sz w:val="22"/>
                <w:szCs w:val="22"/>
              </w:rPr>
              <w:t>(2018-2026)</w:t>
            </w:r>
          </w:p>
        </w:tc>
      </w:tr>
      <w:tr w:rsidR="008E0D62" w:rsidRPr="00D530A4" w14:paraId="0AB97045" w14:textId="77777777" w:rsidTr="00D530A4">
        <w:trPr>
          <w:trHeight w:val="350"/>
        </w:trPr>
        <w:tc>
          <w:tcPr>
            <w:tcW w:w="2790" w:type="dxa"/>
            <w:vMerge/>
            <w:tcBorders>
              <w:top w:val="nil"/>
              <w:left w:val="nil"/>
              <w:bottom w:val="single" w:sz="4" w:space="0" w:color="000000"/>
              <w:right w:val="nil"/>
            </w:tcBorders>
            <w:tcMar>
              <w:top w:w="0" w:type="dxa"/>
              <w:left w:w="100" w:type="dxa"/>
              <w:bottom w:w="0" w:type="dxa"/>
              <w:right w:w="100" w:type="dxa"/>
            </w:tcMar>
          </w:tcPr>
          <w:p w14:paraId="0000004F" w14:textId="77777777" w:rsidR="008E0D62" w:rsidRPr="00D530A4" w:rsidRDefault="008E0D62" w:rsidP="00D530A4">
            <w:pPr>
              <w:widowControl w:val="0"/>
              <w:pBdr>
                <w:top w:val="nil"/>
                <w:left w:val="nil"/>
                <w:bottom w:val="nil"/>
                <w:right w:val="nil"/>
                <w:between w:val="nil"/>
              </w:pBdr>
              <w:spacing w:after="120" w:line="240" w:lineRule="auto"/>
              <w:rPr>
                <w:rFonts w:ascii="Times New Roman" w:eastAsia="Times New Roman" w:hAnsi="Times New Roman" w:cs="Times New Roman"/>
                <w:sz w:val="22"/>
                <w:szCs w:val="22"/>
              </w:rPr>
            </w:pPr>
          </w:p>
        </w:tc>
        <w:tc>
          <w:tcPr>
            <w:tcW w:w="3300" w:type="dxa"/>
            <w:vMerge/>
            <w:tcBorders>
              <w:top w:val="nil"/>
              <w:left w:val="nil"/>
              <w:bottom w:val="single" w:sz="4" w:space="0" w:color="000000"/>
              <w:right w:val="nil"/>
            </w:tcBorders>
            <w:tcMar>
              <w:top w:w="0" w:type="dxa"/>
              <w:left w:w="100" w:type="dxa"/>
              <w:bottom w:w="0" w:type="dxa"/>
              <w:right w:w="100" w:type="dxa"/>
            </w:tcMar>
          </w:tcPr>
          <w:p w14:paraId="00000050" w14:textId="77777777" w:rsidR="008E0D62" w:rsidRPr="00D530A4" w:rsidRDefault="008E0D62" w:rsidP="00D530A4">
            <w:pPr>
              <w:widowControl w:val="0"/>
              <w:pBdr>
                <w:top w:val="nil"/>
                <w:left w:val="nil"/>
                <w:bottom w:val="nil"/>
                <w:right w:val="nil"/>
                <w:between w:val="nil"/>
              </w:pBdr>
              <w:spacing w:after="120" w:line="240" w:lineRule="auto"/>
              <w:rPr>
                <w:rFonts w:ascii="Times New Roman" w:eastAsia="Times New Roman" w:hAnsi="Times New Roman" w:cs="Times New Roman"/>
                <w:sz w:val="22"/>
                <w:szCs w:val="22"/>
              </w:rPr>
            </w:pPr>
          </w:p>
        </w:tc>
        <w:tc>
          <w:tcPr>
            <w:tcW w:w="2790" w:type="dxa"/>
            <w:tcBorders>
              <w:top w:val="nil"/>
              <w:left w:val="nil"/>
              <w:bottom w:val="nil"/>
              <w:right w:val="nil"/>
            </w:tcBorders>
            <w:tcMar>
              <w:top w:w="0" w:type="dxa"/>
              <w:left w:w="100" w:type="dxa"/>
              <w:bottom w:w="0" w:type="dxa"/>
              <w:right w:w="100" w:type="dxa"/>
            </w:tcMar>
          </w:tcPr>
          <w:p w14:paraId="00000051" w14:textId="77777777" w:rsidR="008E0D62" w:rsidRPr="00D530A4" w:rsidRDefault="00DC0722" w:rsidP="00D530A4">
            <w:pPr>
              <w:widowControl w:val="0"/>
              <w:spacing w:after="120" w:line="240" w:lineRule="auto"/>
              <w:rPr>
                <w:rFonts w:ascii="Times New Roman" w:eastAsia="Times New Roman" w:hAnsi="Times New Roman" w:cs="Times New Roman"/>
                <w:sz w:val="22"/>
                <w:szCs w:val="22"/>
              </w:rPr>
            </w:pPr>
            <w:r w:rsidRPr="00D530A4">
              <w:rPr>
                <w:rFonts w:ascii="Times New Roman" w:eastAsia="Times New Roman" w:hAnsi="Times New Roman" w:cs="Times New Roman"/>
                <w:b/>
                <w:bCs/>
                <w:sz w:val="22"/>
                <w:szCs w:val="22"/>
              </w:rPr>
              <w:t xml:space="preserve">Crampton </w:t>
            </w:r>
            <w:r w:rsidRPr="00D530A4">
              <w:rPr>
                <w:rFonts w:ascii="Times New Roman" w:eastAsia="Times New Roman" w:hAnsi="Times New Roman" w:cs="Times New Roman"/>
                <w:sz w:val="22"/>
                <w:szCs w:val="22"/>
              </w:rPr>
              <w:t>(2018-2026)</w:t>
            </w:r>
          </w:p>
        </w:tc>
      </w:tr>
      <w:tr w:rsidR="008E0D62" w:rsidRPr="00D530A4" w14:paraId="0714B2D4" w14:textId="77777777" w:rsidTr="00D530A4">
        <w:trPr>
          <w:trHeight w:val="350"/>
        </w:trPr>
        <w:tc>
          <w:tcPr>
            <w:tcW w:w="2790" w:type="dxa"/>
            <w:vMerge/>
            <w:tcBorders>
              <w:top w:val="nil"/>
              <w:left w:val="nil"/>
              <w:bottom w:val="single" w:sz="4" w:space="0" w:color="000000"/>
              <w:right w:val="nil"/>
            </w:tcBorders>
            <w:tcMar>
              <w:top w:w="0" w:type="dxa"/>
              <w:left w:w="100" w:type="dxa"/>
              <w:bottom w:w="0" w:type="dxa"/>
              <w:right w:w="100" w:type="dxa"/>
            </w:tcMar>
          </w:tcPr>
          <w:p w14:paraId="00000052" w14:textId="77777777" w:rsidR="008E0D62" w:rsidRPr="00D530A4" w:rsidRDefault="008E0D62" w:rsidP="00D530A4">
            <w:pPr>
              <w:widowControl w:val="0"/>
              <w:pBdr>
                <w:top w:val="nil"/>
                <w:left w:val="nil"/>
                <w:bottom w:val="nil"/>
                <w:right w:val="nil"/>
                <w:between w:val="nil"/>
              </w:pBdr>
              <w:spacing w:after="120" w:line="240" w:lineRule="auto"/>
              <w:rPr>
                <w:rFonts w:ascii="Times New Roman" w:eastAsia="Times New Roman" w:hAnsi="Times New Roman" w:cs="Times New Roman"/>
                <w:sz w:val="22"/>
                <w:szCs w:val="22"/>
              </w:rPr>
            </w:pPr>
          </w:p>
        </w:tc>
        <w:tc>
          <w:tcPr>
            <w:tcW w:w="3300" w:type="dxa"/>
            <w:vMerge/>
            <w:tcBorders>
              <w:top w:val="nil"/>
              <w:left w:val="nil"/>
              <w:bottom w:val="single" w:sz="4" w:space="0" w:color="000000"/>
              <w:right w:val="nil"/>
            </w:tcBorders>
            <w:tcMar>
              <w:top w:w="0" w:type="dxa"/>
              <w:left w:w="100" w:type="dxa"/>
              <w:bottom w:w="0" w:type="dxa"/>
              <w:right w:w="100" w:type="dxa"/>
            </w:tcMar>
          </w:tcPr>
          <w:p w14:paraId="00000053" w14:textId="77777777" w:rsidR="008E0D62" w:rsidRPr="00D530A4" w:rsidRDefault="008E0D62" w:rsidP="00D530A4">
            <w:pPr>
              <w:widowControl w:val="0"/>
              <w:pBdr>
                <w:top w:val="nil"/>
                <w:left w:val="nil"/>
                <w:bottom w:val="nil"/>
                <w:right w:val="nil"/>
                <w:between w:val="nil"/>
              </w:pBdr>
              <w:spacing w:after="120" w:line="240" w:lineRule="auto"/>
              <w:rPr>
                <w:rFonts w:ascii="Times New Roman" w:eastAsia="Times New Roman" w:hAnsi="Times New Roman" w:cs="Times New Roman"/>
                <w:sz w:val="22"/>
                <w:szCs w:val="22"/>
              </w:rPr>
            </w:pPr>
          </w:p>
        </w:tc>
        <w:tc>
          <w:tcPr>
            <w:tcW w:w="2790" w:type="dxa"/>
            <w:tcBorders>
              <w:top w:val="nil"/>
              <w:left w:val="nil"/>
              <w:bottom w:val="nil"/>
              <w:right w:val="nil"/>
            </w:tcBorders>
            <w:tcMar>
              <w:top w:w="0" w:type="dxa"/>
              <w:left w:w="100" w:type="dxa"/>
              <w:bottom w:w="0" w:type="dxa"/>
              <w:right w:w="100" w:type="dxa"/>
            </w:tcMar>
          </w:tcPr>
          <w:p w14:paraId="00000054" w14:textId="77777777" w:rsidR="008E0D62" w:rsidRPr="00D530A4" w:rsidRDefault="00DC0722" w:rsidP="00D530A4">
            <w:pPr>
              <w:widowControl w:val="0"/>
              <w:spacing w:after="120" w:line="240" w:lineRule="auto"/>
              <w:rPr>
                <w:rFonts w:ascii="Times New Roman" w:eastAsia="Times New Roman" w:hAnsi="Times New Roman" w:cs="Times New Roman"/>
                <w:b/>
                <w:bCs/>
                <w:sz w:val="22"/>
                <w:szCs w:val="22"/>
              </w:rPr>
            </w:pPr>
            <w:r w:rsidRPr="00D530A4">
              <w:rPr>
                <w:rFonts w:ascii="Times New Roman" w:eastAsia="Times New Roman" w:hAnsi="Times New Roman" w:cs="Times New Roman"/>
                <w:b/>
                <w:bCs/>
                <w:sz w:val="22"/>
                <w:szCs w:val="22"/>
              </w:rPr>
              <w:t>Trout Bog</w:t>
            </w:r>
          </w:p>
        </w:tc>
      </w:tr>
      <w:tr w:rsidR="008E0D62" w:rsidRPr="00D530A4" w14:paraId="401D257D" w14:textId="77777777" w:rsidTr="00D530A4">
        <w:trPr>
          <w:trHeight w:val="480"/>
        </w:trPr>
        <w:tc>
          <w:tcPr>
            <w:tcW w:w="2790" w:type="dxa"/>
            <w:vMerge/>
            <w:tcBorders>
              <w:top w:val="nil"/>
              <w:left w:val="nil"/>
              <w:bottom w:val="single" w:sz="4" w:space="0" w:color="000000"/>
              <w:right w:val="nil"/>
            </w:tcBorders>
            <w:tcMar>
              <w:top w:w="0" w:type="dxa"/>
              <w:left w:w="100" w:type="dxa"/>
              <w:bottom w:w="0" w:type="dxa"/>
              <w:right w:w="100" w:type="dxa"/>
            </w:tcMar>
          </w:tcPr>
          <w:p w14:paraId="00000055" w14:textId="77777777" w:rsidR="008E0D62" w:rsidRPr="00D530A4" w:rsidRDefault="008E0D62" w:rsidP="00D530A4">
            <w:pPr>
              <w:widowControl w:val="0"/>
              <w:pBdr>
                <w:top w:val="nil"/>
                <w:left w:val="nil"/>
                <w:bottom w:val="nil"/>
                <w:right w:val="nil"/>
                <w:between w:val="nil"/>
              </w:pBdr>
              <w:spacing w:after="120" w:line="240" w:lineRule="auto"/>
              <w:rPr>
                <w:rFonts w:ascii="Times New Roman" w:eastAsia="Times New Roman" w:hAnsi="Times New Roman" w:cs="Times New Roman"/>
                <w:b/>
                <w:bCs/>
                <w:sz w:val="22"/>
                <w:szCs w:val="22"/>
              </w:rPr>
            </w:pPr>
          </w:p>
        </w:tc>
        <w:tc>
          <w:tcPr>
            <w:tcW w:w="3300" w:type="dxa"/>
            <w:vMerge/>
            <w:tcBorders>
              <w:top w:val="nil"/>
              <w:left w:val="nil"/>
              <w:bottom w:val="single" w:sz="4" w:space="0" w:color="000000"/>
              <w:right w:val="nil"/>
            </w:tcBorders>
            <w:tcMar>
              <w:top w:w="0" w:type="dxa"/>
              <w:left w:w="100" w:type="dxa"/>
              <w:bottom w:w="0" w:type="dxa"/>
              <w:right w:w="100" w:type="dxa"/>
            </w:tcMar>
          </w:tcPr>
          <w:p w14:paraId="00000056" w14:textId="77777777" w:rsidR="008E0D62" w:rsidRPr="00D530A4" w:rsidRDefault="008E0D62" w:rsidP="00D530A4">
            <w:pPr>
              <w:widowControl w:val="0"/>
              <w:pBdr>
                <w:top w:val="nil"/>
                <w:left w:val="nil"/>
                <w:bottom w:val="nil"/>
                <w:right w:val="nil"/>
                <w:between w:val="nil"/>
              </w:pBdr>
              <w:spacing w:after="120" w:line="240" w:lineRule="auto"/>
              <w:rPr>
                <w:rFonts w:ascii="Times New Roman" w:eastAsia="Times New Roman" w:hAnsi="Times New Roman" w:cs="Times New Roman"/>
                <w:b/>
                <w:bCs/>
                <w:sz w:val="22"/>
                <w:szCs w:val="22"/>
              </w:rPr>
            </w:pPr>
          </w:p>
        </w:tc>
        <w:tc>
          <w:tcPr>
            <w:tcW w:w="2790" w:type="dxa"/>
            <w:tcBorders>
              <w:top w:val="nil"/>
              <w:left w:val="nil"/>
              <w:bottom w:val="single" w:sz="4" w:space="0" w:color="000000"/>
              <w:right w:val="nil"/>
            </w:tcBorders>
            <w:tcMar>
              <w:top w:w="0" w:type="dxa"/>
              <w:left w:w="100" w:type="dxa"/>
              <w:bottom w:w="0" w:type="dxa"/>
              <w:right w:w="100" w:type="dxa"/>
            </w:tcMar>
          </w:tcPr>
          <w:p w14:paraId="00000057" w14:textId="77777777" w:rsidR="008E0D62" w:rsidRPr="00D530A4" w:rsidRDefault="00DC0722" w:rsidP="00D530A4">
            <w:pPr>
              <w:widowControl w:val="0"/>
              <w:spacing w:after="120" w:line="240" w:lineRule="auto"/>
              <w:rPr>
                <w:rFonts w:ascii="Times New Roman" w:eastAsia="Times New Roman" w:hAnsi="Times New Roman" w:cs="Times New Roman"/>
                <w:b/>
                <w:bCs/>
                <w:sz w:val="22"/>
                <w:szCs w:val="22"/>
              </w:rPr>
            </w:pPr>
            <w:r w:rsidRPr="00D530A4">
              <w:rPr>
                <w:rFonts w:ascii="Times New Roman" w:eastAsia="Times New Roman" w:hAnsi="Times New Roman" w:cs="Times New Roman"/>
                <w:b/>
                <w:bCs/>
                <w:sz w:val="22"/>
                <w:szCs w:val="22"/>
              </w:rPr>
              <w:t>Crystal Bog</w:t>
            </w:r>
          </w:p>
        </w:tc>
      </w:tr>
    </w:tbl>
    <w:p w14:paraId="00000067" w14:textId="77777777" w:rsidR="008E0D62" w:rsidRPr="00D530A4" w:rsidRDefault="00DC0722" w:rsidP="00D530A4">
      <w:pPr>
        <w:widowControl w:val="0"/>
        <w:spacing w:before="120" w:after="120" w:line="240" w:lineRule="auto"/>
        <w:rPr>
          <w:rFonts w:ascii="Times New Roman" w:eastAsia="Times New Roman" w:hAnsi="Times New Roman" w:cs="Times New Roman"/>
          <w:color w:val="000000"/>
        </w:rPr>
      </w:pPr>
      <w:sdt>
        <w:sdtPr>
          <w:rPr>
            <w:rFonts w:ascii="Times New Roman" w:hAnsi="Times New Roman" w:cs="Times New Roman"/>
          </w:rPr>
          <w:tag w:val="goog_rdk_106"/>
          <w:id w:val="2041760579"/>
        </w:sdtPr>
        <w:sdtEndPr/>
        <w:sdtContent>
          <w:commentRangeStart w:id="79"/>
        </w:sdtContent>
      </w:sdt>
      <w:r w:rsidRPr="00D530A4">
        <w:rPr>
          <w:rFonts w:ascii="Times New Roman" w:eastAsia="Times New Roman" w:hAnsi="Times New Roman" w:cs="Times New Roman"/>
          <w:b/>
          <w:bCs/>
        </w:rPr>
        <w:t>Cross-lake synthesis</w:t>
      </w:r>
      <w:commentRangeEnd w:id="79"/>
      <w:r w:rsidRPr="00D530A4">
        <w:rPr>
          <w:rFonts w:ascii="Times New Roman" w:hAnsi="Times New Roman" w:cs="Times New Roman"/>
        </w:rPr>
        <w:commentReference w:id="79"/>
      </w:r>
      <w:r w:rsidRPr="00D530A4">
        <w:rPr>
          <w:rFonts w:ascii="Times New Roman" w:eastAsia="Times New Roman" w:hAnsi="Times New Roman" w:cs="Times New Roman"/>
          <w:b/>
          <w:bCs/>
        </w:rPr>
        <w:t>:</w:t>
      </w:r>
      <w:r w:rsidRPr="00D530A4">
        <w:rPr>
          <w:rFonts w:ascii="Times New Roman" w:eastAsia="Times New Roman" w:hAnsi="Times New Roman" w:cs="Times New Roman"/>
        </w:rPr>
        <w:t xml:space="preserve"> Together, these experiments create replicated contrasts in the mechanisms hypothesized to reshape the stability landscape of pelagic primary production. We will test </w:t>
      </w:r>
      <w:r w:rsidRPr="00D530A4">
        <w:rPr>
          <w:rFonts w:ascii="Times New Roman" w:eastAsia="Times New Roman" w:hAnsi="Times New Roman" w:cs="Times New Roman"/>
        </w:rPr>
        <w:lastRenderedPageBreak/>
        <w:t xml:space="preserve">whether lake-years characterized by strong zooplankton grazing or high light attenuation </w:t>
      </w:r>
      <w:r w:rsidRPr="00D530A4">
        <w:rPr>
          <w:rFonts w:ascii="Times New Roman" w:eastAsia="Times New Roman" w:hAnsi="Times New Roman" w:cs="Times New Roman"/>
        </w:rPr>
        <w:t>consistently result in deepening basins, whereas reduced grazing or greater light availability produce shallower basins, regardless of whether those conditions arose through trophic cascades, species invasions, natural variation in water color, or experime</w:t>
      </w:r>
      <w:r w:rsidRPr="00D530A4">
        <w:rPr>
          <w:rFonts w:ascii="Times New Roman" w:eastAsia="Times New Roman" w:hAnsi="Times New Roman" w:cs="Times New Roman"/>
        </w:rPr>
        <w:t xml:space="preserve">ntal manipulation. Within these contrasting landscapes, seasonal variation and experimental manipulation of nutrients and temperature provide fast forcing that moves primary production within and potentially between basins, allowing us to test whether the </w:t>
      </w:r>
      <w:r w:rsidRPr="00D530A4">
        <w:rPr>
          <w:rFonts w:ascii="Times New Roman" w:eastAsia="Times New Roman" w:hAnsi="Times New Roman" w:cs="Times New Roman"/>
        </w:rPr>
        <w:t>response to these drivers is amplified when stabilizing constraints are weakened. Comparing repeated manipulations within lakes, analogous mechanisms across lakes, and unmanipulated reference lakes will allow us to distinguish changes in ecosystem state ca</w:t>
      </w:r>
      <w:r w:rsidRPr="00D530A4">
        <w:rPr>
          <w:rFonts w:ascii="Times New Roman" w:eastAsia="Times New Roman" w:hAnsi="Times New Roman" w:cs="Times New Roman"/>
        </w:rPr>
        <w:t>used by fast forcing from changes in the stability landscape caused by rewiring of slower ecological controls.</w:t>
      </w:r>
    </w:p>
    <w:sdt>
      <w:sdtPr>
        <w:rPr>
          <w:rFonts w:ascii="Times New Roman" w:hAnsi="Times New Roman" w:cs="Times New Roman"/>
        </w:rPr>
        <w:tag w:val="goog_rdk_113"/>
        <w:id w:val="989930714"/>
      </w:sdtPr>
      <w:sdtEndPr/>
      <w:sdtContent>
        <w:p w14:paraId="00000069" w14:textId="77777777" w:rsidR="008E0D62" w:rsidRPr="00D530A4" w:rsidRDefault="00DC0722" w:rsidP="00D530A4">
          <w:pPr>
            <w:widowControl w:val="0"/>
            <w:spacing w:after="120" w:line="240" w:lineRule="auto"/>
            <w:rPr>
              <w:ins w:id="80" w:author="Jonathan Walter" w:date="2026-08-14T11:21:00Z"/>
              <w:rFonts w:ascii="Times New Roman" w:eastAsia="Times New Roman" w:hAnsi="Times New Roman" w:cs="Times New Roman"/>
              <w:color w:val="000000"/>
            </w:rPr>
          </w:pPr>
          <w:sdt>
            <w:sdtPr>
              <w:rPr>
                <w:rFonts w:ascii="Times New Roman" w:hAnsi="Times New Roman" w:cs="Times New Roman"/>
              </w:rPr>
              <w:tag w:val="goog_rdk_108"/>
              <w:id w:val="-1359960942"/>
            </w:sdtPr>
            <w:sdtEndPr/>
            <w:sdtContent>
              <w:sdt>
                <w:sdtPr>
                  <w:rPr>
                    <w:rFonts w:ascii="Times New Roman" w:hAnsi="Times New Roman" w:cs="Times New Roman"/>
                  </w:rPr>
                  <w:tag w:val="goog_rdk_109"/>
                  <w:id w:val="836738537"/>
                </w:sdtPr>
                <w:sdtEndPr/>
                <w:sdtContent>
                  <w:ins w:id="81" w:author="Jonathan Walter" w:date="2026-10-07T18:16:00Z">
                    <w:r w:rsidRPr="00D530A4">
                      <w:rPr>
                        <w:rFonts w:ascii="Times New Roman" w:eastAsia="Times New Roman" w:hAnsi="Times New Roman" w:cs="Times New Roman"/>
                        <w:i/>
                        <w:iCs/>
                        <w:rPrChange w:id="82" w:author="Jonathan Walter" w:date="2026-10-07T18:16:00Z">
                          <w:rPr>
                            <w:rFonts w:ascii="Times New Roman" w:eastAsia="Times New Roman" w:hAnsi="Times New Roman" w:cs="Times New Roman"/>
                            <w:sz w:val="22"/>
                            <w:szCs w:val="22"/>
                          </w:rPr>
                        </w:rPrChange>
                      </w:rPr>
                      <w:t xml:space="preserve">Ecosystem state variables: </w:t>
                    </w:r>
                  </w:ins>
                </w:sdtContent>
              </w:sdt>
            </w:sdtContent>
          </w:sdt>
          <w:r w:rsidRPr="00D530A4">
            <w:rPr>
              <w:rFonts w:ascii="Times New Roman" w:eastAsia="Times New Roman" w:hAnsi="Times New Roman" w:cs="Times New Roman"/>
              <w:color w:val="000000"/>
            </w:rPr>
            <w:t>We will use high frequency (every 5-60 min) time series of dissolved oxygen (DO) saturation and daily estimates of ecosystem metabolism rates to reconstruct stability landscapes for the 140 lake-years. Because DO integrates the effects of photosynthesis, r</w:t>
          </w:r>
          <w:r w:rsidRPr="00D530A4">
            <w:rPr>
              <w:rFonts w:ascii="Times New Roman" w:eastAsia="Times New Roman" w:hAnsi="Times New Roman" w:cs="Times New Roman"/>
              <w:color w:val="000000"/>
            </w:rPr>
            <w:t xml:space="preserve">espiration, and their regulatory feedbacks, it is a useful state variable for tracking the integrated dynamics of aquatic ecosystems at high sampling frequencies. Daily rates of ecosystem metabolism will be estimated from DO dynamics; ecosystem metabolism </w:t>
          </w:r>
          <w:r w:rsidRPr="00D530A4">
            <w:rPr>
              <w:rFonts w:ascii="Times New Roman" w:eastAsia="Times New Roman" w:hAnsi="Times New Roman" w:cs="Times New Roman"/>
              <w:color w:val="000000"/>
            </w:rPr>
            <w:t>represents the balance of photosynthesis and respiration while accounting for physical processes such as atmospheric gas exchange</w:t>
          </w:r>
          <w:sdt>
            <w:sdtPr>
              <w:rPr>
                <w:rFonts w:ascii="Times New Roman" w:hAnsi="Times New Roman" w:cs="Times New Roman"/>
              </w:rPr>
              <w:tag w:val="goog_rdk_110"/>
              <w:id w:val="823755861"/>
            </w:sdtPr>
            <w:sdtEndPr/>
            <w:sdtContent>
              <w:del w:id="83" w:author="Jonathan Walter" w:date="2026-08-14T11:13:00Z">
                <w:r w:rsidRPr="00D530A4">
                  <w:rPr>
                    <w:rFonts w:ascii="Times New Roman" w:eastAsia="Times New Roman" w:hAnsi="Times New Roman" w:cs="Times New Roman"/>
                    <w:color w:val="000000"/>
                  </w:rPr>
                  <w:delText>and used to reconstruct the stability landscape</w:delText>
                </w:r>
              </w:del>
            </w:sdtContent>
          </w:sdt>
          <w:r w:rsidRPr="00D530A4">
            <w:rPr>
              <w:rFonts w:ascii="Times New Roman" w:eastAsia="Times New Roman" w:hAnsi="Times New Roman" w:cs="Times New Roman"/>
              <w:color w:val="000000"/>
            </w:rPr>
            <w:t>.</w:t>
          </w:r>
          <w:sdt>
            <w:sdtPr>
              <w:rPr>
                <w:rFonts w:ascii="Times New Roman" w:hAnsi="Times New Roman" w:cs="Times New Roman"/>
              </w:rPr>
              <w:tag w:val="goog_rdk_111"/>
              <w:id w:val="53061000"/>
            </w:sdtPr>
            <w:sdtEndPr/>
            <w:sdtContent>
              <w:ins w:id="84" w:author="Jonathan Walter" w:date="2026-08-14T11:16:00Z">
                <w:r w:rsidRPr="00D530A4">
                  <w:rPr>
                    <w:rFonts w:ascii="Times New Roman" w:eastAsia="Times New Roman" w:hAnsi="Times New Roman" w:cs="Times New Roman"/>
                    <w:color w:val="000000"/>
                  </w:rPr>
                  <w:t xml:space="preserve"> Thus, it also tracks the integrated dynamics of aquatic ecosystems with deep</w:t>
                </w:r>
                <w:r w:rsidRPr="00D530A4">
                  <w:rPr>
                    <w:rFonts w:ascii="Times New Roman" w:eastAsia="Times New Roman" w:hAnsi="Times New Roman" w:cs="Times New Roman"/>
                    <w:color w:val="000000"/>
                  </w:rPr>
                  <w:t>er inference into ecological process, but at a loss of measurement frequency compared to DO because sub-daily data are integrated to compute metabolism.</w:t>
                </w:r>
              </w:ins>
            </w:sdtContent>
          </w:sdt>
          <w:r w:rsidRPr="00D530A4">
            <w:rPr>
              <w:rFonts w:ascii="Times New Roman" w:eastAsia="Times New Roman" w:hAnsi="Times New Roman" w:cs="Times New Roman"/>
              <w:color w:val="000000"/>
            </w:rPr>
            <w:t xml:space="preserve"> In these lakes, metabolic rates are sensitive to phytoplankton biomass and dissolved organic carbon</w:t>
          </w:r>
          <w:r w:rsidRPr="00D530A4">
            <w:rPr>
              <w:rFonts w:ascii="Times New Roman" w:eastAsia="Times New Roman" w:hAnsi="Times New Roman" w:cs="Times New Roman"/>
              <w:color w:val="000000"/>
              <w:vertAlign w:val="superscript"/>
            </w:rPr>
            <w:t>38</w:t>
          </w:r>
          <w:r w:rsidRPr="00D530A4">
            <w:rPr>
              <w:rFonts w:ascii="Times New Roman" w:eastAsia="Times New Roman" w:hAnsi="Times New Roman" w:cs="Times New Roman"/>
              <w:color w:val="000000"/>
              <w:vertAlign w:val="superscript"/>
            </w:rPr>
            <w:t>,51,52</w:t>
          </w:r>
          <w:r w:rsidRPr="00D530A4">
            <w:rPr>
              <w:rFonts w:ascii="Times New Roman" w:eastAsia="Times New Roman" w:hAnsi="Times New Roman" w:cs="Times New Roman"/>
              <w:color w:val="000000"/>
            </w:rPr>
            <w:t xml:space="preserve">. </w:t>
          </w:r>
          <w:sdt>
            <w:sdtPr>
              <w:rPr>
                <w:rFonts w:ascii="Times New Roman" w:hAnsi="Times New Roman" w:cs="Times New Roman"/>
              </w:rPr>
              <w:tag w:val="goog_rdk_112"/>
              <w:id w:val="-1256489502"/>
            </w:sdtPr>
            <w:sdtEndPr/>
            <w:sdtContent>
              <w:ins w:id="85" w:author="Jonathan Walter" w:date="2026-08-14T11:21:00Z">
                <w:r w:rsidRPr="00D530A4">
                  <w:rPr>
                    <w:rFonts w:ascii="Times New Roman" w:eastAsia="Times New Roman" w:hAnsi="Times New Roman" w:cs="Times New Roman"/>
                    <w:color w:val="000000"/>
                  </w:rPr>
                  <w:t>An extensive body of literature examines how the diversity (REFS) and structure (REFS) of biotic communities mediate ecological stability and resilience, and while our ecosystem measurements integrate the biotic community through its net effects on</w:t>
                </w:r>
                <w:r w:rsidRPr="00D530A4">
                  <w:rPr>
                    <w:rFonts w:ascii="Times New Roman" w:eastAsia="Times New Roman" w:hAnsi="Times New Roman" w:cs="Times New Roman"/>
                    <w:color w:val="000000"/>
                  </w:rPr>
                  <w:t xml:space="preserve"> primary production and respiration, they offer a limited view of community dynamics. Because most community data are taken at coarser temporal intervals (e.g., monthly, annually) they are not suitable for the stability landscape reconstruction approaches </w:t>
                </w:r>
                <w:r w:rsidRPr="00D530A4">
                  <w:rPr>
                    <w:rFonts w:ascii="Times New Roman" w:eastAsia="Times New Roman" w:hAnsi="Times New Roman" w:cs="Times New Roman"/>
                    <w:color w:val="000000"/>
                  </w:rPr>
                  <w:t xml:space="preserve">we will employ; instead, we investigate how biotic communities shape variability in stability landscapes measured from ecosystem variables (see </w:t>
                </w:r>
                <w:r w:rsidRPr="00D530A4">
                  <w:rPr>
                    <w:rFonts w:ascii="Times New Roman" w:eastAsia="Times New Roman" w:hAnsi="Times New Roman" w:cs="Times New Roman"/>
                    <w:i/>
                    <w:iCs/>
                    <w:color w:val="000000"/>
                  </w:rPr>
                  <w:t>Objective 2, H2.1 and Objective 3, H3.1</w:t>
                </w:r>
                <w:r w:rsidRPr="00D530A4">
                  <w:rPr>
                    <w:rFonts w:ascii="Times New Roman" w:eastAsia="Times New Roman" w:hAnsi="Times New Roman" w:cs="Times New Roman"/>
                    <w:color w:val="000000"/>
                  </w:rPr>
                  <w:t>).</w:t>
                </w:r>
              </w:ins>
            </w:sdtContent>
          </w:sdt>
        </w:p>
      </w:sdtContent>
    </w:sdt>
    <w:p w14:paraId="0000006A" w14:textId="77777777" w:rsidR="008E0D62" w:rsidRPr="00D530A4" w:rsidRDefault="00DC0722" w:rsidP="00D530A4">
      <w:pPr>
        <w:widowControl w:val="0"/>
        <w:spacing w:after="120" w:line="240" w:lineRule="auto"/>
        <w:rPr>
          <w:rFonts w:ascii="Times New Roman" w:eastAsia="Times New Roman" w:hAnsi="Times New Roman" w:cs="Times New Roman"/>
          <w:color w:val="000000"/>
        </w:rPr>
      </w:pPr>
      <w:r w:rsidRPr="00D530A4">
        <w:rPr>
          <w:rFonts w:ascii="Times New Roman" w:eastAsia="Times New Roman" w:hAnsi="Times New Roman" w:cs="Times New Roman"/>
          <w:color w:val="000000"/>
        </w:rPr>
        <w:t>Ecosystem metabolism will be estimated using the Kalman filter met</w:t>
      </w:r>
      <w:r w:rsidRPr="00D530A4">
        <w:rPr>
          <w:rFonts w:ascii="Times New Roman" w:eastAsia="Times New Roman" w:hAnsi="Times New Roman" w:cs="Times New Roman"/>
          <w:color w:val="000000"/>
        </w:rPr>
        <w:t>hod</w:t>
      </w:r>
      <w:r w:rsidRPr="00D530A4">
        <w:rPr>
          <w:rFonts w:ascii="Times New Roman" w:eastAsia="Times New Roman" w:hAnsi="Times New Roman" w:cs="Times New Roman"/>
          <w:color w:val="000000"/>
          <w:vertAlign w:val="superscript"/>
        </w:rPr>
        <w:t>53</w:t>
      </w:r>
      <w:r w:rsidRPr="00D530A4">
        <w:rPr>
          <w:rFonts w:ascii="Times New Roman" w:eastAsia="Times New Roman" w:hAnsi="Times New Roman" w:cs="Times New Roman"/>
          <w:color w:val="000000"/>
        </w:rPr>
        <w:t xml:space="preserve"> implemented in the </w:t>
      </w:r>
      <w:proofErr w:type="spellStart"/>
      <w:r w:rsidRPr="00D530A4">
        <w:rPr>
          <w:rFonts w:ascii="Times New Roman" w:eastAsia="Times New Roman" w:hAnsi="Times New Roman" w:cs="Times New Roman"/>
          <w:color w:val="000000"/>
        </w:rPr>
        <w:t>LakeMetabolizer</w:t>
      </w:r>
      <w:proofErr w:type="spellEnd"/>
      <w:r w:rsidRPr="00D530A4">
        <w:rPr>
          <w:rFonts w:ascii="Times New Roman" w:eastAsia="Times New Roman" w:hAnsi="Times New Roman" w:cs="Times New Roman"/>
          <w:color w:val="000000"/>
        </w:rPr>
        <w:t xml:space="preserve"> R package</w:t>
      </w:r>
      <w:r w:rsidRPr="00D530A4">
        <w:rPr>
          <w:rFonts w:ascii="Times New Roman" w:eastAsia="Times New Roman" w:hAnsi="Times New Roman" w:cs="Times New Roman"/>
          <w:color w:val="000000"/>
          <w:vertAlign w:val="superscript"/>
        </w:rPr>
        <w:t>54</w:t>
      </w:r>
      <w:r w:rsidRPr="00D530A4">
        <w:rPr>
          <w:rFonts w:ascii="Times New Roman" w:eastAsia="Times New Roman" w:hAnsi="Times New Roman" w:cs="Times New Roman"/>
          <w:color w:val="000000"/>
        </w:rPr>
        <w:t>. Metabolic rates can be modeled at a daily time scale; however, the uncertainty surrounding these derived estimates may dampen signals of changing resilience</w:t>
      </w:r>
      <w:r w:rsidRPr="00D530A4">
        <w:rPr>
          <w:rFonts w:ascii="Times New Roman" w:eastAsia="Times New Roman" w:hAnsi="Times New Roman" w:cs="Times New Roman"/>
          <w:color w:val="000000"/>
          <w:vertAlign w:val="superscript"/>
        </w:rPr>
        <w:t>55</w:t>
      </w:r>
      <w:r w:rsidRPr="00D530A4">
        <w:rPr>
          <w:rFonts w:ascii="Times New Roman" w:eastAsia="Times New Roman" w:hAnsi="Times New Roman" w:cs="Times New Roman"/>
          <w:color w:val="000000"/>
        </w:rPr>
        <w:t>. In contrast, sub-daily DO saturation refle</w:t>
      </w:r>
      <w:r w:rsidRPr="00D530A4">
        <w:rPr>
          <w:rFonts w:ascii="Times New Roman" w:eastAsia="Times New Roman" w:hAnsi="Times New Roman" w:cs="Times New Roman"/>
          <w:color w:val="000000"/>
        </w:rPr>
        <w:t>cts the production–respiration balance and responds rapidly to shifts in nutrient supply, food web structure, and physical conditions</w:t>
      </w:r>
      <w:r w:rsidRPr="00D530A4">
        <w:rPr>
          <w:rFonts w:ascii="Times New Roman" w:eastAsia="Times New Roman" w:hAnsi="Times New Roman" w:cs="Times New Roman"/>
          <w:color w:val="000000"/>
          <w:vertAlign w:val="superscript"/>
        </w:rPr>
        <w:t>55,56</w:t>
      </w:r>
      <w:r w:rsidRPr="00D530A4">
        <w:rPr>
          <w:rFonts w:ascii="Times New Roman" w:eastAsia="Times New Roman" w:hAnsi="Times New Roman" w:cs="Times New Roman"/>
          <w:color w:val="000000"/>
        </w:rPr>
        <w:t>. Although atmospheric equilibration can dampen DO signals, this effect is likely smaller than the uncertainty in meta</w:t>
      </w:r>
      <w:r w:rsidRPr="00D530A4">
        <w:rPr>
          <w:rFonts w:ascii="Times New Roman" w:eastAsia="Times New Roman" w:hAnsi="Times New Roman" w:cs="Times New Roman"/>
          <w:color w:val="000000"/>
        </w:rPr>
        <w:t>bolism estimates. Given these tradeoffs, we will assess both daily metabolism and high frequency DO saturation as state variables for reconstructing stability landscapes. Phytoplankton pigment concentration (chlorophyll, phycocyanin) are also candidate sta</w:t>
      </w:r>
      <w:r w:rsidRPr="00D530A4">
        <w:rPr>
          <w:rFonts w:ascii="Times New Roman" w:eastAsia="Times New Roman" w:hAnsi="Times New Roman" w:cs="Times New Roman"/>
          <w:color w:val="000000"/>
        </w:rPr>
        <w:t>te variables useful for studying regime shifts</w:t>
      </w:r>
      <w:r w:rsidRPr="00D530A4">
        <w:rPr>
          <w:rFonts w:ascii="Times New Roman" w:eastAsia="Times New Roman" w:hAnsi="Times New Roman" w:cs="Times New Roman"/>
          <w:color w:val="000000"/>
          <w:vertAlign w:val="superscript"/>
        </w:rPr>
        <w:t>5,12,19,25</w:t>
      </w:r>
      <w:r w:rsidRPr="00D530A4">
        <w:rPr>
          <w:rFonts w:ascii="Times New Roman" w:eastAsia="Times New Roman" w:hAnsi="Times New Roman" w:cs="Times New Roman"/>
          <w:color w:val="000000"/>
        </w:rPr>
        <w:t>, but high frequency pigment data are only available for 53 lake-years</w:t>
      </w:r>
      <w:sdt>
        <w:sdtPr>
          <w:rPr>
            <w:rFonts w:ascii="Times New Roman" w:hAnsi="Times New Roman" w:cs="Times New Roman"/>
          </w:rPr>
          <w:tag w:val="goog_rdk_114"/>
          <w:id w:val="-1599572192"/>
        </w:sdtPr>
        <w:sdtEndPr/>
        <w:sdtContent>
          <w:ins w:id="86" w:author="Jonathan Walter" w:date="2026-08-31T17:52:00Z">
            <w:r w:rsidRPr="00D530A4">
              <w:rPr>
                <w:rFonts w:ascii="Times New Roman" w:eastAsia="Times New Roman" w:hAnsi="Times New Roman" w:cs="Times New Roman"/>
                <w:color w:val="000000"/>
              </w:rPr>
              <w:t xml:space="preserve"> (versus XXX for DO)</w:t>
            </w:r>
          </w:ins>
        </w:sdtContent>
      </w:sdt>
      <w:r w:rsidRPr="00D530A4">
        <w:rPr>
          <w:rFonts w:ascii="Times New Roman" w:eastAsia="Times New Roman" w:hAnsi="Times New Roman" w:cs="Times New Roman"/>
          <w:color w:val="000000"/>
        </w:rPr>
        <w:t>. We will compare DO- and pigment-based stability landscapes</w:t>
      </w:r>
      <w:sdt>
        <w:sdtPr>
          <w:rPr>
            <w:rFonts w:ascii="Times New Roman" w:hAnsi="Times New Roman" w:cs="Times New Roman"/>
          </w:rPr>
          <w:tag w:val="goog_rdk_115"/>
          <w:id w:val="458603309"/>
        </w:sdtPr>
        <w:sdtEndPr/>
        <w:sdtContent>
          <w:del w:id="87" w:author="Jonathan Walter" w:date="2026-08-31T17:52:00Z">
            <w:r w:rsidRPr="00D530A4">
              <w:rPr>
                <w:rFonts w:ascii="Times New Roman" w:eastAsia="Times New Roman" w:hAnsi="Times New Roman" w:cs="Times New Roman"/>
                <w:color w:val="000000"/>
              </w:rPr>
              <w:delText>,</w:delText>
            </w:r>
          </w:del>
        </w:sdtContent>
      </w:sdt>
      <w:r w:rsidRPr="00D530A4">
        <w:rPr>
          <w:rFonts w:ascii="Times New Roman" w:eastAsia="Times New Roman" w:hAnsi="Times New Roman" w:cs="Times New Roman"/>
          <w:color w:val="000000"/>
        </w:rPr>
        <w:t xml:space="preserve"> where data overlap</w:t>
      </w:r>
      <w:sdt>
        <w:sdtPr>
          <w:rPr>
            <w:rFonts w:ascii="Times New Roman" w:hAnsi="Times New Roman" w:cs="Times New Roman"/>
          </w:rPr>
          <w:tag w:val="goog_rdk_116"/>
          <w:id w:val="-625388303"/>
        </w:sdtPr>
        <w:sdtEndPr/>
        <w:sdtContent>
          <w:del w:id="88" w:author="Jonathan Walter" w:date="2026-08-31T17:52:00Z">
            <w:r w:rsidRPr="00D530A4">
              <w:rPr>
                <w:rFonts w:ascii="Times New Roman" w:eastAsia="Times New Roman" w:hAnsi="Times New Roman" w:cs="Times New Roman"/>
                <w:color w:val="000000"/>
              </w:rPr>
              <w:delText>,</w:delText>
            </w:r>
          </w:del>
        </w:sdtContent>
      </w:sdt>
      <w:r w:rsidRPr="00D530A4">
        <w:rPr>
          <w:rFonts w:ascii="Times New Roman" w:eastAsia="Times New Roman" w:hAnsi="Times New Roman" w:cs="Times New Roman"/>
          <w:color w:val="000000"/>
        </w:rPr>
        <w:t xml:space="preserve"> to assess the robustness of conclusions drawn from DO landscapes.</w:t>
      </w:r>
    </w:p>
    <w:p w14:paraId="0000006B" w14:textId="77777777" w:rsidR="008E0D62" w:rsidRPr="00D530A4" w:rsidRDefault="00DC0722" w:rsidP="00D530A4">
      <w:pPr>
        <w:widowControl w:val="0"/>
        <w:spacing w:after="120" w:line="240" w:lineRule="auto"/>
        <w:rPr>
          <w:rFonts w:ascii="Times New Roman" w:eastAsia="Times New Roman" w:hAnsi="Times New Roman" w:cs="Times New Roman"/>
        </w:rPr>
      </w:pPr>
      <w:sdt>
        <w:sdtPr>
          <w:rPr>
            <w:rFonts w:ascii="Times New Roman" w:hAnsi="Times New Roman" w:cs="Times New Roman"/>
          </w:rPr>
          <w:tag w:val="goog_rdk_117"/>
          <w:id w:val="-1346086616"/>
        </w:sdtPr>
        <w:sdtEndPr/>
        <w:sdtContent>
          <w:commentRangeStart w:id="89"/>
        </w:sdtContent>
      </w:sdt>
      <w:r w:rsidRPr="00D530A4">
        <w:rPr>
          <w:rFonts w:ascii="Times New Roman" w:eastAsia="Times New Roman" w:hAnsi="Times New Roman" w:cs="Times New Roman"/>
          <w:i/>
          <w:iCs/>
        </w:rPr>
        <w:t>Climate and Manipulations:</w:t>
      </w:r>
      <w:r w:rsidRPr="00D530A4">
        <w:rPr>
          <w:rFonts w:ascii="Times New Roman" w:eastAsia="Times New Roman" w:hAnsi="Times New Roman" w:cs="Times New Roman"/>
        </w:rPr>
        <w:t xml:space="preserve"> The lakes are dimictic, with regular ice cover in winter. Average summer ai</w:t>
      </w:r>
      <w:r w:rsidRPr="00D530A4">
        <w:rPr>
          <w:rFonts w:ascii="Times New Roman" w:eastAsia="Times New Roman" w:hAnsi="Times New Roman" w:cs="Times New Roman"/>
        </w:rPr>
        <w:t xml:space="preserve">r temperature is 19 °C and water year precipitation is 864 mm in this region. However, </w:t>
      </w:r>
      <w:r w:rsidRPr="00D530A4">
        <w:rPr>
          <w:rFonts w:ascii="Times New Roman" w:eastAsia="Times New Roman" w:hAnsi="Times New Roman" w:cs="Times New Roman"/>
        </w:rPr>
        <w:lastRenderedPageBreak/>
        <w:t>climate conditions have varied substantially over the past two decades, driving interannual variability in physicochemical conditions in the lakes</w:t>
      </w:r>
      <w:r w:rsidRPr="00D530A4">
        <w:rPr>
          <w:rFonts w:ascii="Times New Roman" w:eastAsia="Times New Roman" w:hAnsi="Times New Roman" w:cs="Times New Roman"/>
          <w:vertAlign w:val="superscript"/>
        </w:rPr>
        <w:t>29,30</w:t>
      </w:r>
      <w:r w:rsidRPr="00D530A4">
        <w:rPr>
          <w:rFonts w:ascii="Times New Roman" w:eastAsia="Times New Roman" w:hAnsi="Times New Roman" w:cs="Times New Roman"/>
        </w:rPr>
        <w:t>. Annual water yea</w:t>
      </w:r>
      <w:r w:rsidRPr="00D530A4">
        <w:rPr>
          <w:rFonts w:ascii="Times New Roman" w:eastAsia="Times New Roman" w:hAnsi="Times New Roman" w:cs="Times New Roman"/>
        </w:rPr>
        <w:t>r precipitation varied from 548-1220 mm during the study period, and ice cover duration varied by up to two months</w:t>
      </w:r>
      <w:r w:rsidRPr="00D530A4">
        <w:rPr>
          <w:rFonts w:ascii="Times New Roman" w:eastAsia="Times New Roman" w:hAnsi="Times New Roman" w:cs="Times New Roman"/>
          <w:vertAlign w:val="superscript"/>
        </w:rPr>
        <w:t>57</w:t>
      </w:r>
      <w:r w:rsidRPr="00D530A4">
        <w:rPr>
          <w:rFonts w:ascii="Times New Roman" w:eastAsia="Times New Roman" w:hAnsi="Times New Roman" w:cs="Times New Roman"/>
        </w:rPr>
        <w:t>. While some of the climate variation followed decadal-scale oscillations, instances of “weather whiplash</w:t>
      </w:r>
      <w:r w:rsidRPr="00D530A4">
        <w:rPr>
          <w:rFonts w:ascii="Times New Roman" w:eastAsia="Times New Roman" w:hAnsi="Times New Roman" w:cs="Times New Roman"/>
          <w:vertAlign w:val="superscript"/>
        </w:rPr>
        <w:t>58</w:t>
      </w:r>
      <w:sdt>
        <w:sdtPr>
          <w:rPr>
            <w:rFonts w:ascii="Times New Roman" w:hAnsi="Times New Roman" w:cs="Times New Roman"/>
          </w:rPr>
          <w:tag w:val="goog_rdk_118"/>
          <w:id w:val="1519950520"/>
        </w:sdtPr>
        <w:sdtEndPr/>
        <w:sdtContent>
          <w:r w:rsidRPr="00D530A4">
            <w:rPr>
              <w:rFonts w:ascii="Times New Roman" w:eastAsia="Gungsuh" w:hAnsi="Times New Roman" w:cs="Times New Roman"/>
            </w:rPr>
            <w:t>” occurred, such as ice-off on Ma</w:t>
          </w:r>
          <w:r w:rsidRPr="00D530A4">
            <w:rPr>
              <w:rFonts w:ascii="Times New Roman" w:eastAsia="Gungsuh" w:hAnsi="Times New Roman" w:cs="Times New Roman"/>
            </w:rPr>
            <w:t>rch 20, 2012 followed by ice-off on May 17, 2013. These climatic variations contributed to ≈2-10x variations in summer water color</w:t>
          </w:r>
        </w:sdtContent>
      </w:sdt>
      <w:r w:rsidRPr="00D530A4">
        <w:rPr>
          <w:rFonts w:ascii="Times New Roman" w:eastAsia="Times New Roman" w:hAnsi="Times New Roman" w:cs="Times New Roman"/>
          <w:vertAlign w:val="superscript"/>
        </w:rPr>
        <w:t>59</w:t>
      </w:r>
      <w:r w:rsidRPr="00D530A4">
        <w:rPr>
          <w:rFonts w:ascii="Times New Roman" w:eastAsia="Times New Roman" w:hAnsi="Times New Roman" w:cs="Times New Roman"/>
        </w:rPr>
        <w:t xml:space="preserve"> a key control on the light available for primary production.</w:t>
      </w:r>
      <w:commentRangeEnd w:id="89"/>
      <w:r w:rsidRPr="00D530A4">
        <w:rPr>
          <w:rFonts w:ascii="Times New Roman" w:hAnsi="Times New Roman" w:cs="Times New Roman"/>
        </w:rPr>
        <w:commentReference w:id="89"/>
      </w:r>
    </w:p>
    <w:p w14:paraId="0000006C" w14:textId="77777777" w:rsidR="008E0D62" w:rsidRPr="00D530A4" w:rsidRDefault="00DC0722" w:rsidP="00D530A4">
      <w:pPr>
        <w:widowControl w:val="0"/>
        <w:spacing w:after="120" w:line="240" w:lineRule="auto"/>
        <w:rPr>
          <w:rFonts w:ascii="Times New Roman" w:eastAsia="Times New Roman" w:hAnsi="Times New Roman" w:cs="Times New Roman"/>
        </w:rPr>
      </w:pPr>
      <w:sdt>
        <w:sdtPr>
          <w:rPr>
            <w:rFonts w:ascii="Times New Roman" w:hAnsi="Times New Roman" w:cs="Times New Roman"/>
          </w:rPr>
          <w:tag w:val="goog_rdk_119"/>
          <w:id w:val="-832910214"/>
        </w:sdtPr>
        <w:sdtEndPr/>
        <w:sdtContent>
          <w:commentRangeStart w:id="90"/>
        </w:sdtContent>
      </w:sdt>
      <w:r w:rsidRPr="00D530A4">
        <w:rPr>
          <w:rFonts w:ascii="Times New Roman" w:eastAsia="Times New Roman" w:hAnsi="Times New Roman" w:cs="Times New Roman"/>
        </w:rPr>
        <w:t xml:space="preserve">Grazing pressure, light and nutrient availability, and </w:t>
      </w:r>
      <w:r w:rsidRPr="00D530A4">
        <w:rPr>
          <w:rFonts w:ascii="Times New Roman" w:eastAsia="Times New Roman" w:hAnsi="Times New Roman" w:cs="Times New Roman"/>
        </w:rPr>
        <w:t xml:space="preserve">temperature have all been experimentally manipulated in one or more of the lakes (Figure 2). </w:t>
      </w:r>
      <w:proofErr w:type="spellStart"/>
      <w:r w:rsidRPr="00D530A4">
        <w:rPr>
          <w:rFonts w:ascii="Times New Roman" w:eastAsia="Times New Roman" w:hAnsi="Times New Roman" w:cs="Times New Roman"/>
        </w:rPr>
        <w:t>Zooplanktivory</w:t>
      </w:r>
      <w:proofErr w:type="spellEnd"/>
      <w:r w:rsidRPr="00D530A4">
        <w:rPr>
          <w:rFonts w:ascii="Times New Roman" w:eastAsia="Times New Roman" w:hAnsi="Times New Roman" w:cs="Times New Roman"/>
        </w:rPr>
        <w:t xml:space="preserve"> was altered in Sparkling Lake by removing omnivorous rainbow smelt</w:t>
      </w:r>
      <w:r w:rsidRPr="00D530A4">
        <w:rPr>
          <w:rFonts w:ascii="Times New Roman" w:eastAsia="Times New Roman" w:hAnsi="Times New Roman" w:cs="Times New Roman"/>
          <w:vertAlign w:val="superscript"/>
        </w:rPr>
        <w:t>60</w:t>
      </w:r>
      <w:r w:rsidRPr="00D530A4">
        <w:rPr>
          <w:rFonts w:ascii="Times New Roman" w:eastAsia="Times New Roman" w:hAnsi="Times New Roman" w:cs="Times New Roman"/>
        </w:rPr>
        <w:t xml:space="preserve"> and later adding </w:t>
      </w:r>
      <w:proofErr w:type="spellStart"/>
      <w:r w:rsidRPr="00D530A4">
        <w:rPr>
          <w:rFonts w:ascii="Times New Roman" w:eastAsia="Times New Roman" w:hAnsi="Times New Roman" w:cs="Times New Roman"/>
        </w:rPr>
        <w:t>zooplanktivorous</w:t>
      </w:r>
      <w:proofErr w:type="spellEnd"/>
      <w:r w:rsidRPr="00D530A4">
        <w:rPr>
          <w:rFonts w:ascii="Times New Roman" w:eastAsia="Times New Roman" w:hAnsi="Times New Roman" w:cs="Times New Roman"/>
        </w:rPr>
        <w:t xml:space="preserve"> cisco</w:t>
      </w:r>
      <w:r w:rsidRPr="00D530A4">
        <w:rPr>
          <w:rFonts w:ascii="Times New Roman" w:eastAsia="Times New Roman" w:hAnsi="Times New Roman" w:cs="Times New Roman"/>
          <w:vertAlign w:val="superscript"/>
        </w:rPr>
        <w:t>61</w:t>
      </w:r>
      <w:r w:rsidRPr="00D530A4">
        <w:rPr>
          <w:rFonts w:ascii="Times New Roman" w:eastAsia="Times New Roman" w:hAnsi="Times New Roman" w:cs="Times New Roman"/>
        </w:rPr>
        <w:t>. Invasive rusty crayfish were removed</w:t>
      </w:r>
      <w:r w:rsidRPr="00D530A4">
        <w:rPr>
          <w:rFonts w:ascii="Times New Roman" w:eastAsia="Times New Roman" w:hAnsi="Times New Roman" w:cs="Times New Roman"/>
        </w:rPr>
        <w:t xml:space="preserve"> through trapping</w:t>
      </w:r>
      <w:r w:rsidRPr="00D530A4">
        <w:rPr>
          <w:rFonts w:ascii="Times New Roman" w:eastAsia="Times New Roman" w:hAnsi="Times New Roman" w:cs="Times New Roman"/>
          <w:vertAlign w:val="superscript"/>
        </w:rPr>
        <w:t>62</w:t>
      </w:r>
      <w:r w:rsidRPr="00D530A4">
        <w:rPr>
          <w:rFonts w:ascii="Times New Roman" w:eastAsia="Times New Roman" w:hAnsi="Times New Roman" w:cs="Times New Roman"/>
        </w:rPr>
        <w:t>, increasing macrophyte cover 2-4x</w:t>
      </w:r>
      <w:r w:rsidRPr="00D530A4">
        <w:rPr>
          <w:rFonts w:ascii="Times New Roman" w:eastAsia="Times New Roman" w:hAnsi="Times New Roman" w:cs="Times New Roman"/>
          <w:vertAlign w:val="superscript"/>
        </w:rPr>
        <w:t>63</w:t>
      </w:r>
      <w:r w:rsidRPr="00D530A4">
        <w:rPr>
          <w:rFonts w:ascii="Times New Roman" w:eastAsia="Times New Roman" w:hAnsi="Times New Roman" w:cs="Times New Roman"/>
        </w:rPr>
        <w:t>. Stocking piscivorous largemouth bass in Peter Lake and lake trout in Trout Lake induced trophic cascades that reduced phytoplankton biomass</w:t>
      </w:r>
      <w:r w:rsidRPr="00D530A4">
        <w:rPr>
          <w:rFonts w:ascii="Times New Roman" w:eastAsia="Times New Roman" w:hAnsi="Times New Roman" w:cs="Times New Roman"/>
          <w:vertAlign w:val="superscript"/>
        </w:rPr>
        <w:t>24,64</w:t>
      </w:r>
      <w:r w:rsidRPr="00D530A4">
        <w:rPr>
          <w:rFonts w:ascii="Times New Roman" w:eastAsia="Times New Roman" w:hAnsi="Times New Roman" w:cs="Times New Roman"/>
        </w:rPr>
        <w:t>, although the invasion by spiny water flea (</w:t>
      </w:r>
      <w:proofErr w:type="spellStart"/>
      <w:r w:rsidRPr="00D530A4">
        <w:rPr>
          <w:rFonts w:ascii="Times New Roman" w:eastAsia="Times New Roman" w:hAnsi="Times New Roman" w:cs="Times New Roman"/>
          <w:i/>
          <w:iCs/>
        </w:rPr>
        <w:t>Bythotreph</w:t>
      </w:r>
      <w:r w:rsidRPr="00D530A4">
        <w:rPr>
          <w:rFonts w:ascii="Times New Roman" w:eastAsia="Times New Roman" w:hAnsi="Times New Roman" w:cs="Times New Roman"/>
          <w:i/>
          <w:iCs/>
        </w:rPr>
        <w:t>es</w:t>
      </w:r>
      <w:proofErr w:type="spellEnd"/>
      <w:r w:rsidRPr="00D530A4">
        <w:rPr>
          <w:rFonts w:ascii="Times New Roman" w:eastAsia="Times New Roman" w:hAnsi="Times New Roman" w:cs="Times New Roman"/>
        </w:rPr>
        <w:t>) of Trout Lake reversed the effect</w:t>
      </w:r>
      <w:r w:rsidRPr="00D530A4">
        <w:rPr>
          <w:rFonts w:ascii="Times New Roman" w:eastAsia="Times New Roman" w:hAnsi="Times New Roman" w:cs="Times New Roman"/>
          <w:vertAlign w:val="superscript"/>
        </w:rPr>
        <w:t>65</w:t>
      </w:r>
      <w:r w:rsidRPr="00D530A4">
        <w:rPr>
          <w:rFonts w:ascii="Times New Roman" w:eastAsia="Times New Roman" w:hAnsi="Times New Roman" w:cs="Times New Roman"/>
        </w:rPr>
        <w:t>. Transparency was experimentally reduced in Peter and Ward Lakes by adding a blue dye</w:t>
      </w:r>
      <w:r w:rsidRPr="00D530A4">
        <w:rPr>
          <w:rFonts w:ascii="Times New Roman" w:eastAsia="Times New Roman" w:hAnsi="Times New Roman" w:cs="Times New Roman"/>
          <w:vertAlign w:val="superscript"/>
        </w:rPr>
        <w:t>66</w:t>
      </w:r>
      <w:r w:rsidRPr="00D530A4">
        <w:rPr>
          <w:rFonts w:ascii="Times New Roman" w:eastAsia="Times New Roman" w:hAnsi="Times New Roman" w:cs="Times New Roman"/>
        </w:rPr>
        <w:t>, which also altered thermocline depths. The thermocline was eliminated in Crystal Lake via experimental whole-lake mixing, which</w:t>
      </w:r>
      <w:r w:rsidRPr="00D530A4">
        <w:rPr>
          <w:rFonts w:ascii="Times New Roman" w:eastAsia="Times New Roman" w:hAnsi="Times New Roman" w:cs="Times New Roman"/>
        </w:rPr>
        <w:t xml:space="preserve"> had a large effect on metabolic rates</w:t>
      </w:r>
      <w:r w:rsidRPr="00D530A4">
        <w:rPr>
          <w:rFonts w:ascii="Times New Roman" w:eastAsia="Times New Roman" w:hAnsi="Times New Roman" w:cs="Times New Roman"/>
          <w:vertAlign w:val="superscript"/>
        </w:rPr>
        <w:t>67</w:t>
      </w:r>
      <w:r w:rsidRPr="00D530A4">
        <w:rPr>
          <w:rFonts w:ascii="Times New Roman" w:eastAsia="Times New Roman" w:hAnsi="Times New Roman" w:cs="Times New Roman"/>
        </w:rPr>
        <w:t>. Finally, additions of N and P were performed in Peter and Tuesday Lakes to generate phytoplankton blooms</w:t>
      </w:r>
      <w:r w:rsidRPr="00D530A4">
        <w:rPr>
          <w:rFonts w:ascii="Times New Roman" w:eastAsia="Times New Roman" w:hAnsi="Times New Roman" w:cs="Times New Roman"/>
          <w:vertAlign w:val="superscript"/>
        </w:rPr>
        <w:t>16,56</w:t>
      </w:r>
      <w:r w:rsidRPr="00D530A4">
        <w:rPr>
          <w:rFonts w:ascii="Times New Roman" w:eastAsia="Times New Roman" w:hAnsi="Times New Roman" w:cs="Times New Roman"/>
        </w:rPr>
        <w:t>.</w:t>
      </w:r>
      <w:commentRangeEnd w:id="90"/>
      <w:r w:rsidRPr="00D530A4">
        <w:rPr>
          <w:rFonts w:ascii="Times New Roman" w:hAnsi="Times New Roman" w:cs="Times New Roman"/>
        </w:rPr>
        <w:commentReference w:id="90"/>
      </w:r>
    </w:p>
    <w:p w14:paraId="0000006D" w14:textId="77777777" w:rsidR="008E0D62" w:rsidRPr="00D530A4" w:rsidRDefault="00DC0722" w:rsidP="00D530A4">
      <w:pPr>
        <w:widowControl w:val="0"/>
        <w:spacing w:after="120" w:line="240" w:lineRule="auto"/>
        <w:rPr>
          <w:rFonts w:ascii="Times New Roman" w:eastAsia="Times New Roman" w:hAnsi="Times New Roman" w:cs="Times New Roman"/>
          <w:color w:val="000000"/>
        </w:rPr>
      </w:pPr>
      <w:r w:rsidRPr="00D530A4">
        <w:rPr>
          <w:rFonts w:ascii="Times New Roman" w:eastAsia="Times New Roman" w:hAnsi="Times New Roman" w:cs="Times New Roman"/>
          <w:b/>
          <w:bCs/>
          <w:i/>
          <w:iCs/>
          <w:color w:val="000000"/>
        </w:rPr>
        <w:t>Objective 1: Quantify spatiotemporal patterns of stability</w:t>
      </w:r>
      <w:r w:rsidRPr="00D530A4">
        <w:rPr>
          <w:rFonts w:ascii="Times New Roman" w:eastAsia="Times New Roman" w:hAnsi="Times New Roman" w:cs="Times New Roman"/>
          <w:b/>
          <w:bCs/>
          <w:color w:val="000000"/>
        </w:rPr>
        <w:t xml:space="preserve">. </w:t>
      </w:r>
      <w:r w:rsidRPr="00D530A4">
        <w:rPr>
          <w:rFonts w:ascii="Times New Roman" w:eastAsia="Times New Roman" w:hAnsi="Times New Roman" w:cs="Times New Roman"/>
          <w:color w:val="000000"/>
        </w:rPr>
        <w:t>We will apply recently developed techniques for empirical stability landscape reconstruction to quantify spatiotemporal patterns of ecosystem stability. Specifically, we aim to resolve the relativ</w:t>
      </w:r>
      <w:r w:rsidRPr="00D530A4">
        <w:rPr>
          <w:rFonts w:ascii="Times New Roman" w:eastAsia="Times New Roman" w:hAnsi="Times New Roman" w:cs="Times New Roman"/>
          <w:color w:val="000000"/>
        </w:rPr>
        <w:t>e magnitudes of spatial versus temporal variation in stability landscapes, and whether temporal variability in stability landscapes is spatially synchronous. Spatial synchrony refers to the exceedingly common tendency for temporal fluctuations in system pr</w:t>
      </w:r>
      <w:r w:rsidRPr="00D530A4">
        <w:rPr>
          <w:rFonts w:ascii="Times New Roman" w:eastAsia="Times New Roman" w:hAnsi="Times New Roman" w:cs="Times New Roman"/>
          <w:color w:val="000000"/>
        </w:rPr>
        <w:t xml:space="preserve">operties (e.g., productivity, chemical </w:t>
      </w:r>
    </w:p>
    <w:p w14:paraId="0000006E" w14:textId="77777777" w:rsidR="008E0D62" w:rsidRPr="00D530A4" w:rsidRDefault="00DC0722" w:rsidP="00D530A4">
      <w:pPr>
        <w:widowControl w:val="0"/>
        <w:spacing w:after="120" w:line="240" w:lineRule="auto"/>
        <w:rPr>
          <w:rFonts w:ascii="Times New Roman" w:eastAsia="Times New Roman" w:hAnsi="Times New Roman" w:cs="Times New Roman"/>
          <w:color w:val="000000"/>
        </w:rPr>
      </w:pPr>
      <w:r w:rsidRPr="00D530A4">
        <w:rPr>
          <w:rFonts w:ascii="Times New Roman" w:eastAsia="Times New Roman" w:hAnsi="Times New Roman" w:cs="Times New Roman"/>
          <w:color w:val="000000"/>
        </w:rPr>
        <w:t>concentrations) to be correlated across locations, often due to shared climatic fluctuations</w:t>
      </w:r>
      <w:r w:rsidRPr="00D530A4">
        <w:rPr>
          <w:rFonts w:ascii="Times New Roman" w:eastAsia="Times New Roman" w:hAnsi="Times New Roman" w:cs="Times New Roman"/>
          <w:color w:val="000000"/>
          <w:vertAlign w:val="superscript"/>
        </w:rPr>
        <w:t>31,68,69</w:t>
      </w:r>
      <w:r w:rsidRPr="00D530A4">
        <w:rPr>
          <w:rFonts w:ascii="Times New Roman" w:eastAsia="Times New Roman" w:hAnsi="Times New Roman" w:cs="Times New Roman"/>
          <w:color w:val="000000"/>
        </w:rPr>
        <w:t>. </w:t>
      </w:r>
    </w:p>
    <w:p w14:paraId="0000006F" w14:textId="2D1213F0" w:rsidR="008E0D62" w:rsidRPr="00D530A4" w:rsidRDefault="00DC0722" w:rsidP="00D530A4">
      <w:pPr>
        <w:widowControl w:val="0"/>
        <w:spacing w:after="120" w:line="240" w:lineRule="auto"/>
        <w:rPr>
          <w:rFonts w:ascii="Times New Roman" w:eastAsia="Times New Roman" w:hAnsi="Times New Roman" w:cs="Times New Roman"/>
        </w:rPr>
      </w:pPr>
      <w:r w:rsidRPr="00D530A4">
        <w:rPr>
          <w:rFonts w:ascii="Times New Roman" w:eastAsia="Times New Roman" w:hAnsi="Times New Roman" w:cs="Times New Roman"/>
        </w:rPr>
        <w:t>We will use</w:t>
      </w:r>
      <w:sdt>
        <w:sdtPr>
          <w:rPr>
            <w:rFonts w:ascii="Times New Roman" w:hAnsi="Times New Roman" w:cs="Times New Roman"/>
          </w:rPr>
          <w:tag w:val="goog_rdk_120"/>
          <w:id w:val="864736385"/>
        </w:sdtPr>
        <w:sdtEndPr/>
        <w:sdtContent>
          <w:ins w:id="91" w:author="Jonathan Walter" w:date="2026-10-02T14:22:00Z">
            <w:r w:rsidRPr="00D530A4">
              <w:rPr>
                <w:rFonts w:ascii="Times New Roman" w:eastAsia="Times New Roman" w:hAnsi="Times New Roman" w:cs="Times New Roman"/>
              </w:rPr>
              <w:t xml:space="preserve"> the “Hermite”</w:t>
            </w:r>
          </w:ins>
        </w:sdtContent>
      </w:sdt>
      <w:r w:rsidRPr="00D530A4">
        <w:rPr>
          <w:rFonts w:ascii="Times New Roman" w:eastAsia="Times New Roman" w:hAnsi="Times New Roman" w:cs="Times New Roman"/>
        </w:rPr>
        <w:t xml:space="preserve"> method</w:t>
      </w:r>
      <w:sdt>
        <w:sdtPr>
          <w:rPr>
            <w:rFonts w:ascii="Times New Roman" w:hAnsi="Times New Roman" w:cs="Times New Roman"/>
          </w:rPr>
          <w:tag w:val="goog_rdk_121"/>
          <w:id w:val="-1875895277"/>
        </w:sdtPr>
        <w:sdtEndPr/>
        <w:sdtContent>
          <w:del w:id="92" w:author="Jonathan Walter" w:date="2026-10-02T14:22:00Z">
            <w:r w:rsidRPr="00D530A4">
              <w:rPr>
                <w:rFonts w:ascii="Times New Roman" w:eastAsia="Times New Roman" w:hAnsi="Times New Roman" w:cs="Times New Roman"/>
              </w:rPr>
              <w:delText>s</w:delText>
            </w:r>
          </w:del>
        </w:sdtContent>
      </w:sdt>
      <w:r w:rsidRPr="00D530A4">
        <w:rPr>
          <w:rFonts w:ascii="Times New Roman" w:eastAsia="Times New Roman" w:hAnsi="Times New Roman" w:cs="Times New Roman"/>
        </w:rPr>
        <w:t xml:space="preserve"> </w:t>
      </w:r>
      <w:sdt>
        <w:sdtPr>
          <w:rPr>
            <w:rFonts w:ascii="Times New Roman" w:hAnsi="Times New Roman" w:cs="Times New Roman"/>
          </w:rPr>
          <w:tag w:val="goog_rdk_122"/>
          <w:id w:val="-375849436"/>
        </w:sdtPr>
        <w:sdtEndPr/>
        <w:sdtContent>
          <w:del w:id="93" w:author="Jonathan Walter" w:date="2026-10-02T14:19:00Z">
            <w:r w:rsidRPr="00D530A4">
              <w:rPr>
                <w:rFonts w:ascii="Times New Roman" w:eastAsia="Times New Roman" w:hAnsi="Times New Roman" w:cs="Times New Roman"/>
              </w:rPr>
              <w:delText xml:space="preserve">introduced </w:delText>
            </w:r>
          </w:del>
        </w:sdtContent>
      </w:sdt>
      <w:sdt>
        <w:sdtPr>
          <w:rPr>
            <w:rFonts w:ascii="Times New Roman" w:hAnsi="Times New Roman" w:cs="Times New Roman"/>
          </w:rPr>
          <w:tag w:val="goog_rdk_123"/>
          <w:id w:val="-1816532341"/>
        </w:sdtPr>
        <w:sdtEndPr/>
        <w:sdtContent>
          <w:ins w:id="94" w:author="Jonathan Walter" w:date="2026-10-02T14:19:00Z">
            <w:r w:rsidRPr="00D530A4">
              <w:rPr>
                <w:rFonts w:ascii="Times New Roman" w:eastAsia="Times New Roman" w:hAnsi="Times New Roman" w:cs="Times New Roman"/>
              </w:rPr>
              <w:t xml:space="preserve">described </w:t>
            </w:r>
          </w:ins>
        </w:sdtContent>
      </w:sdt>
      <w:r w:rsidRPr="00D530A4">
        <w:rPr>
          <w:rFonts w:ascii="Times New Roman" w:eastAsia="Times New Roman" w:hAnsi="Times New Roman" w:cs="Times New Roman"/>
        </w:rPr>
        <w:t xml:space="preserve">in </w:t>
      </w:r>
      <w:proofErr w:type="spellStart"/>
      <w:r w:rsidRPr="00D530A4">
        <w:rPr>
          <w:rFonts w:ascii="Times New Roman" w:eastAsia="Times New Roman" w:hAnsi="Times New Roman" w:cs="Times New Roman"/>
        </w:rPr>
        <w:t>Arani</w:t>
      </w:r>
      <w:proofErr w:type="spellEnd"/>
      <w:r w:rsidRPr="00D530A4">
        <w:rPr>
          <w:rFonts w:ascii="Times New Roman" w:eastAsia="Times New Roman" w:hAnsi="Times New Roman" w:cs="Times New Roman"/>
        </w:rPr>
        <w:t xml:space="preserve"> et al.</w:t>
      </w:r>
      <w:r w:rsidRPr="00D530A4">
        <w:rPr>
          <w:rFonts w:ascii="Times New Roman" w:eastAsia="Times New Roman" w:hAnsi="Times New Roman" w:cs="Times New Roman"/>
          <w:vertAlign w:val="superscript"/>
        </w:rPr>
        <w:t>21</w:t>
      </w:r>
      <w:r w:rsidRPr="00D530A4">
        <w:rPr>
          <w:rFonts w:ascii="Times New Roman" w:eastAsia="Times New Roman" w:hAnsi="Times New Roman" w:cs="Times New Roman"/>
        </w:rPr>
        <w:t xml:space="preserve"> to empirically construct the stability landscape for each lake-year using high frequency DO and daily metabolism time series. Briefly, the method uses splines to flexibly estimate the Langevin system in a maximum likelihood framework, from which the “effe</w:t>
      </w:r>
      <w:r w:rsidRPr="00D530A4">
        <w:rPr>
          <w:rFonts w:ascii="Times New Roman" w:eastAsia="Times New Roman" w:hAnsi="Times New Roman" w:cs="Times New Roman"/>
        </w:rPr>
        <w:t>ctive potential function,” i.e., the quantity corresponding to the stability landscape for stochastic systems, is determined</w:t>
      </w:r>
      <w:sdt>
        <w:sdtPr>
          <w:rPr>
            <w:rFonts w:ascii="Times New Roman" w:hAnsi="Times New Roman" w:cs="Times New Roman"/>
          </w:rPr>
          <w:tag w:val="goog_rdk_124"/>
          <w:id w:val="-1613300254"/>
        </w:sdtPr>
        <w:sdtEndPr/>
        <w:sdtContent>
          <w:ins w:id="95" w:author="Jonathan Walter" w:date="2026-10-02T14:22:00Z">
            <w:r w:rsidRPr="00D530A4">
              <w:rPr>
                <w:rFonts w:ascii="Times New Roman" w:eastAsia="Times New Roman" w:hAnsi="Times New Roman" w:cs="Times New Roman"/>
              </w:rPr>
              <w:t xml:space="preserve">. </w:t>
            </w:r>
          </w:ins>
        </w:sdtContent>
      </w:sdt>
      <w:sdt>
        <w:sdtPr>
          <w:rPr>
            <w:rFonts w:ascii="Times New Roman" w:hAnsi="Times New Roman" w:cs="Times New Roman"/>
          </w:rPr>
          <w:tag w:val="goog_rdk_125"/>
          <w:id w:val="-937745717"/>
        </w:sdtPr>
        <w:sdtEndPr/>
        <w:sdtContent>
          <w:del w:id="96" w:author="Jonathan Walter" w:date="2026-10-02T14:22:00Z">
            <w:r w:rsidRPr="00D530A4">
              <w:rPr>
                <w:rFonts w:ascii="Times New Roman" w:eastAsia="Times New Roman" w:hAnsi="Times New Roman" w:cs="Times New Roman"/>
              </w:rPr>
              <w:delText xml:space="preserve">. </w:delText>
            </w:r>
          </w:del>
          <w:sdt>
            <w:sdtPr>
              <w:rPr>
                <w:rFonts w:ascii="Times New Roman" w:hAnsi="Times New Roman" w:cs="Times New Roman"/>
              </w:rPr>
              <w:tag w:val="goog_rdk_126"/>
              <w:id w:val="-368826740"/>
            </w:sdtPr>
            <w:sdtEndPr/>
            <w:sdtContent>
              <w:commentRangeStart w:id="97"/>
            </w:sdtContent>
          </w:sdt>
          <w:del w:id="98" w:author="Jonathan Walter" w:date="2026-10-02T14:22:00Z">
            <w:r w:rsidRPr="00D530A4">
              <w:rPr>
                <w:rFonts w:ascii="Times New Roman" w:eastAsia="Times New Roman" w:hAnsi="Times New Roman" w:cs="Times New Roman"/>
              </w:rPr>
              <w:delText>The “Euler” method will be used for the high-frequency DO data, and the “Hermite” method will be used for the lower-resoluti</w:delText>
            </w:r>
            <w:r w:rsidRPr="00D530A4">
              <w:rPr>
                <w:rFonts w:ascii="Times New Roman" w:eastAsia="Times New Roman" w:hAnsi="Times New Roman" w:cs="Times New Roman"/>
              </w:rPr>
              <w:delText>on metabolism data. Both methods share underlying logic, but the Hermite method uses a different approach to estimating the likelihood function that is more accurate for smaller datasets but at greater computational cost.</w:delText>
            </w:r>
            <w:commentRangeEnd w:id="97"/>
            <w:r w:rsidRPr="00D530A4">
              <w:rPr>
                <w:rFonts w:ascii="Times New Roman" w:hAnsi="Times New Roman" w:cs="Times New Roman"/>
              </w:rPr>
              <w:commentReference w:id="97"/>
            </w:r>
            <w:r w:rsidRPr="00D530A4">
              <w:rPr>
                <w:rFonts w:ascii="Times New Roman" w:eastAsia="Times New Roman" w:hAnsi="Times New Roman" w:cs="Times New Roman"/>
              </w:rPr>
              <w:delText xml:space="preserve"> </w:delText>
            </w:r>
          </w:del>
        </w:sdtContent>
      </w:sdt>
      <w:r w:rsidRPr="00D530A4">
        <w:rPr>
          <w:rFonts w:ascii="Times New Roman" w:eastAsia="Times New Roman" w:hAnsi="Times New Roman" w:cs="Times New Roman"/>
        </w:rPr>
        <w:t>The method</w:t>
      </w:r>
      <w:sdt>
        <w:sdtPr>
          <w:rPr>
            <w:rFonts w:ascii="Times New Roman" w:hAnsi="Times New Roman" w:cs="Times New Roman"/>
          </w:rPr>
          <w:tag w:val="goog_rdk_127"/>
          <w:id w:val="879340703"/>
        </w:sdtPr>
        <w:sdtEndPr/>
        <w:sdtContent>
          <w:del w:id="99" w:author="Jonathan Walter" w:date="2026-10-02T14:28:00Z">
            <w:r w:rsidRPr="00D530A4">
              <w:rPr>
                <w:rFonts w:ascii="Times New Roman" w:eastAsia="Times New Roman" w:hAnsi="Times New Roman" w:cs="Times New Roman"/>
              </w:rPr>
              <w:delText>s</w:delText>
            </w:r>
          </w:del>
        </w:sdtContent>
      </w:sdt>
      <w:r w:rsidRPr="00D530A4">
        <w:rPr>
          <w:rFonts w:ascii="Times New Roman" w:eastAsia="Times New Roman" w:hAnsi="Times New Roman" w:cs="Times New Roman"/>
        </w:rPr>
        <w:t xml:space="preserve"> appl</w:t>
      </w:r>
      <w:sdt>
        <w:sdtPr>
          <w:rPr>
            <w:rFonts w:ascii="Times New Roman" w:hAnsi="Times New Roman" w:cs="Times New Roman"/>
          </w:rPr>
          <w:tag w:val="goog_rdk_128"/>
          <w:id w:val="-727938813"/>
        </w:sdtPr>
        <w:sdtEndPr/>
        <w:sdtContent>
          <w:ins w:id="100" w:author="Jonathan Walter" w:date="2026-10-02T14:28:00Z">
            <w:r w:rsidRPr="00D530A4">
              <w:rPr>
                <w:rFonts w:ascii="Times New Roman" w:eastAsia="Times New Roman" w:hAnsi="Times New Roman" w:cs="Times New Roman"/>
              </w:rPr>
              <w:t>ies</w:t>
            </w:r>
          </w:ins>
        </w:sdtContent>
      </w:sdt>
      <w:sdt>
        <w:sdtPr>
          <w:rPr>
            <w:rFonts w:ascii="Times New Roman" w:hAnsi="Times New Roman" w:cs="Times New Roman"/>
          </w:rPr>
          <w:tag w:val="goog_rdk_129"/>
          <w:id w:val="1938822569"/>
        </w:sdtPr>
        <w:sdtEndPr/>
        <w:sdtContent>
          <w:del w:id="101" w:author="Jonathan Walter" w:date="2026-10-02T14:28:00Z">
            <w:r w:rsidRPr="00D530A4">
              <w:rPr>
                <w:rFonts w:ascii="Times New Roman" w:eastAsia="Times New Roman" w:hAnsi="Times New Roman" w:cs="Times New Roman"/>
              </w:rPr>
              <w:delText>y</w:delText>
            </w:r>
          </w:del>
        </w:sdtContent>
      </w:sdt>
      <w:r w:rsidRPr="00D530A4">
        <w:rPr>
          <w:rFonts w:ascii="Times New Roman" w:eastAsia="Times New Roman" w:hAnsi="Times New Roman" w:cs="Times New Roman"/>
        </w:rPr>
        <w:t xml:space="preserve"> to</w:t>
      </w:r>
      <w:r w:rsidRPr="00D530A4">
        <w:rPr>
          <w:rFonts w:ascii="Times New Roman" w:eastAsia="Times New Roman" w:hAnsi="Times New Roman" w:cs="Times New Roman"/>
        </w:rPr>
        <w:t xml:space="preserve"> systems meeting 3 key assumptions: the data are stationary; the data satisfy the Markov property; and the time series resolution is small relative to the timescale of system dynamics. Preliminary analyses indicate that these assumptions are met with modes</w:t>
      </w:r>
      <w:r w:rsidRPr="00D530A4">
        <w:rPr>
          <w:rFonts w:ascii="Times New Roman" w:eastAsia="Times New Roman" w:hAnsi="Times New Roman" w:cs="Times New Roman"/>
        </w:rPr>
        <w:t xml:space="preserve">t data pre-processing, and the data distributions exhibit hallmarks of </w:t>
      </w:r>
      <w:proofErr w:type="spellStart"/>
      <w:r w:rsidRPr="00D530A4">
        <w:rPr>
          <w:rFonts w:ascii="Times New Roman" w:eastAsia="Times New Roman" w:hAnsi="Times New Roman" w:cs="Times New Roman"/>
        </w:rPr>
        <w:t>bistability</w:t>
      </w:r>
      <w:proofErr w:type="spellEnd"/>
      <w:r w:rsidRPr="00D530A4">
        <w:rPr>
          <w:rFonts w:ascii="Times New Roman" w:eastAsia="Times New Roman" w:hAnsi="Times New Roman" w:cs="Times New Roman"/>
        </w:rPr>
        <w:t xml:space="preserve"> (i.e., two basins of attraction with stable equilibria separated by an unstable equilibrium/threshold) in many lake-years.</w:t>
      </w:r>
    </w:p>
    <w:p w14:paraId="00000070" w14:textId="77777777" w:rsidR="008E0D62" w:rsidRPr="00D530A4" w:rsidRDefault="00DC0722" w:rsidP="00D530A4">
      <w:pPr>
        <w:widowControl w:val="0"/>
        <w:spacing w:after="120" w:line="240" w:lineRule="auto"/>
        <w:rPr>
          <w:rFonts w:ascii="Times New Roman" w:eastAsia="Times New Roman" w:hAnsi="Times New Roman" w:cs="Times New Roman"/>
          <w:color w:val="000000"/>
        </w:rPr>
      </w:pPr>
      <w:r w:rsidRPr="00D530A4">
        <w:rPr>
          <w:rFonts w:ascii="Times New Roman" w:eastAsia="Times New Roman" w:hAnsi="Times New Roman" w:cs="Times New Roman"/>
          <w:color w:val="000000"/>
        </w:rPr>
        <w:t>From the reconstructed stability landscapes, we will extract information such as the position of the threshold, stable equilibria, distance between equilibria, and basin width and depth (Figure 3). These descriptive metrics will be used to quantify multidi</w:t>
      </w:r>
      <w:r w:rsidRPr="00D530A4">
        <w:rPr>
          <w:rFonts w:ascii="Times New Roman" w:eastAsia="Times New Roman" w:hAnsi="Times New Roman" w:cs="Times New Roman"/>
          <w:color w:val="000000"/>
        </w:rPr>
        <w:t>mensional differences in stability landscapes among lake-years to assess the relative magnitude of spatial and temporal variability (</w:t>
      </w:r>
      <w:r w:rsidRPr="00D530A4">
        <w:rPr>
          <w:rFonts w:ascii="Times New Roman" w:eastAsia="Times New Roman" w:hAnsi="Times New Roman" w:cs="Times New Roman"/>
          <w:b/>
          <w:bCs/>
          <w:color w:val="000000"/>
        </w:rPr>
        <w:t>H1.1</w:t>
      </w:r>
      <w:r w:rsidRPr="00D530A4">
        <w:rPr>
          <w:rFonts w:ascii="Times New Roman" w:eastAsia="Times New Roman" w:hAnsi="Times New Roman" w:cs="Times New Roman"/>
          <w:color w:val="000000"/>
        </w:rPr>
        <w:t>). Specifically, we will use Multivariate Analysis of Variance (MANOVA, or non-</w:t>
      </w:r>
      <w:r w:rsidRPr="00D530A4">
        <w:rPr>
          <w:rFonts w:ascii="Times New Roman" w:eastAsia="Times New Roman" w:hAnsi="Times New Roman" w:cs="Times New Roman"/>
          <w:color w:val="000000"/>
        </w:rPr>
        <w:lastRenderedPageBreak/>
        <w:t xml:space="preserve">parametric PERMANOVA if assumptions are </w:t>
      </w:r>
      <w:r w:rsidRPr="00D530A4">
        <w:rPr>
          <w:rFonts w:ascii="Times New Roman" w:eastAsia="Times New Roman" w:hAnsi="Times New Roman" w:cs="Times New Roman"/>
          <w:color w:val="000000"/>
        </w:rPr>
        <w:t>violated) for this comparison because stability landscapes are multidimensional: the locations of equilibria and the basin depth and shape all influence system dynamics and cannot be reduced to a single variable without information loss. While we emphasize</w:t>
      </w:r>
      <w:r w:rsidRPr="00D530A4">
        <w:rPr>
          <w:rFonts w:ascii="Times New Roman" w:eastAsia="Times New Roman" w:hAnsi="Times New Roman" w:cs="Times New Roman"/>
          <w:color w:val="000000"/>
        </w:rPr>
        <w:t xml:space="preserve"> multivariate methods, functional data analysis (FDA</w:t>
      </w:r>
      <w:r w:rsidRPr="00D530A4">
        <w:rPr>
          <w:rFonts w:ascii="Times New Roman" w:eastAsia="Times New Roman" w:hAnsi="Times New Roman" w:cs="Times New Roman"/>
          <w:color w:val="000000"/>
          <w:vertAlign w:val="superscript"/>
        </w:rPr>
        <w:t>70</w:t>
      </w:r>
      <w:r w:rsidRPr="00D530A4">
        <w:rPr>
          <w:rFonts w:ascii="Times New Roman" w:eastAsia="Times New Roman" w:hAnsi="Times New Roman" w:cs="Times New Roman"/>
          <w:color w:val="000000"/>
        </w:rPr>
        <w:t>) offers a parallel approach. We focus on multivariate methods because prior research</w:t>
      </w:r>
      <w:sdt>
        <w:sdtPr>
          <w:rPr>
            <w:rFonts w:ascii="Times New Roman" w:hAnsi="Times New Roman" w:cs="Times New Roman"/>
          </w:rPr>
          <w:tag w:val="goog_rdk_130"/>
          <w:id w:val="-796184189"/>
        </w:sdtPr>
        <w:sdtEndPr/>
        <w:sdtContent>
          <w:ins w:id="102" w:author="Jonathan Walter" w:date="2026-08-14T11:41:00Z">
            <w:r w:rsidRPr="00D530A4">
              <w:rPr>
                <w:rFonts w:ascii="Times New Roman" w:eastAsia="Times New Roman" w:hAnsi="Times New Roman" w:cs="Times New Roman"/>
                <w:color w:val="000000"/>
              </w:rPr>
              <w:t xml:space="preserve"> (REFS)</w:t>
            </w:r>
          </w:ins>
        </w:sdtContent>
      </w:sdt>
      <w:r w:rsidRPr="00D530A4">
        <w:rPr>
          <w:rFonts w:ascii="Times New Roman" w:eastAsia="Times New Roman" w:hAnsi="Times New Roman" w:cs="Times New Roman"/>
          <w:color w:val="000000"/>
        </w:rPr>
        <w:t xml:space="preserve"> leads us to be interested in specific values such as the locations of stable and unstable equilibria, while</w:t>
      </w:r>
      <w:r w:rsidRPr="00D530A4">
        <w:rPr>
          <w:rFonts w:ascii="Times New Roman" w:eastAsia="Times New Roman" w:hAnsi="Times New Roman" w:cs="Times New Roman"/>
          <w:color w:val="000000"/>
        </w:rPr>
        <w:t xml:space="preserve"> enabling holistic tests of </w:t>
      </w:r>
      <w:sdt>
        <w:sdtPr>
          <w:rPr>
            <w:rFonts w:ascii="Times New Roman" w:hAnsi="Times New Roman" w:cs="Times New Roman"/>
          </w:rPr>
          <w:tag w:val="goog_rdk_131"/>
          <w:id w:val="1313564529"/>
        </w:sdtPr>
        <w:sdtEndPr/>
        <w:sdtContent>
          <w:ins w:id="103" w:author="Jonathan Walter" w:date="2026-08-14T11:41:00Z">
            <w:r w:rsidRPr="00D530A4">
              <w:rPr>
                <w:rFonts w:ascii="Times New Roman" w:eastAsia="Times New Roman" w:hAnsi="Times New Roman" w:cs="Times New Roman"/>
                <w:color w:val="000000"/>
              </w:rPr>
              <w:t xml:space="preserve">stability </w:t>
            </w:r>
          </w:ins>
        </w:sdtContent>
      </w:sdt>
      <w:r w:rsidRPr="00D530A4">
        <w:rPr>
          <w:rFonts w:ascii="Times New Roman" w:eastAsia="Times New Roman" w:hAnsi="Times New Roman" w:cs="Times New Roman"/>
          <w:color w:val="000000"/>
        </w:rPr>
        <w:t>landscape change. Many FDA approaches use function values at discrete points, making them closely aligned with multivariate analyses. We will evaluate both approaches as the research progresses.</w:t>
      </w:r>
    </w:p>
    <w:p w14:paraId="00000071" w14:textId="77777777" w:rsidR="008E0D62" w:rsidRPr="00D530A4" w:rsidRDefault="00DC0722" w:rsidP="00D530A4">
      <w:pPr>
        <w:widowControl w:val="0"/>
        <w:spacing w:after="120" w:line="240" w:lineRule="auto"/>
        <w:rPr>
          <w:rFonts w:ascii="Times New Roman" w:eastAsia="Times New Roman" w:hAnsi="Times New Roman" w:cs="Times New Roman"/>
          <w:color w:val="000000"/>
        </w:rPr>
      </w:pPr>
      <w:r w:rsidRPr="00D530A4">
        <w:rPr>
          <w:rFonts w:ascii="Times New Roman" w:eastAsia="Times New Roman" w:hAnsi="Times New Roman" w:cs="Times New Roman"/>
          <w:color w:val="000000"/>
        </w:rPr>
        <w:t>To test for spatially</w:t>
      </w:r>
      <w:r w:rsidRPr="00D530A4">
        <w:rPr>
          <w:rFonts w:ascii="Times New Roman" w:eastAsia="Times New Roman" w:hAnsi="Times New Roman" w:cs="Times New Roman"/>
          <w:color w:val="000000"/>
        </w:rPr>
        <w:t xml:space="preserve"> synchronous changes in stability landscapes (</w:t>
      </w:r>
      <w:r w:rsidRPr="00D530A4">
        <w:rPr>
          <w:rFonts w:ascii="Times New Roman" w:eastAsia="Times New Roman" w:hAnsi="Times New Roman" w:cs="Times New Roman"/>
          <w:b/>
          <w:bCs/>
          <w:color w:val="000000"/>
        </w:rPr>
        <w:t>H1.2</w:t>
      </w:r>
      <w:r w:rsidRPr="00D530A4">
        <w:rPr>
          <w:rFonts w:ascii="Times New Roman" w:eastAsia="Times New Roman" w:hAnsi="Times New Roman" w:cs="Times New Roman"/>
          <w:color w:val="000000"/>
        </w:rPr>
        <w:t>), we will use an adaptation of Pearson correlation for multivariate data. Spatial synchrony between two locations (here, lakes) is commonly measured by applying Pearson correlation to univariate time serie</w:t>
      </w:r>
      <w:r w:rsidRPr="00D530A4">
        <w:rPr>
          <w:rFonts w:ascii="Times New Roman" w:eastAsia="Times New Roman" w:hAnsi="Times New Roman" w:cs="Times New Roman"/>
          <w:color w:val="000000"/>
        </w:rPr>
        <w:t>s (Walter et al. 2017); the standard Pearson correlation can be straightforwardly extended to a measure of spatial synchrony (</w:t>
      </w:r>
      <w:r w:rsidRPr="00D530A4">
        <w:rPr>
          <w:rFonts w:ascii="Times New Roman" w:eastAsia="Times New Roman" w:hAnsi="Times New Roman" w:cs="Times New Roman"/>
          <w:i/>
          <w:iCs/>
          <w:color w:val="000000"/>
        </w:rPr>
        <w:t>r</w:t>
      </w:r>
      <w:r w:rsidRPr="00D530A4">
        <w:rPr>
          <w:rFonts w:ascii="Times New Roman" w:eastAsia="Times New Roman" w:hAnsi="Times New Roman" w:cs="Times New Roman"/>
          <w:color w:val="000000"/>
        </w:rPr>
        <w:t xml:space="preserve">) for two multivariate time series </w:t>
      </w:r>
      <w:r w:rsidRPr="00D530A4">
        <w:rPr>
          <w:rFonts w:ascii="Times New Roman" w:eastAsia="Times New Roman" w:hAnsi="Times New Roman" w:cs="Times New Roman"/>
          <w:i/>
          <w:iCs/>
          <w:color w:val="000000"/>
        </w:rPr>
        <w:t>X</w:t>
      </w:r>
      <w:r w:rsidRPr="00D530A4">
        <w:rPr>
          <w:rFonts w:ascii="Times New Roman" w:eastAsia="Times New Roman" w:hAnsi="Times New Roman" w:cs="Times New Roman"/>
          <w:color w:val="000000"/>
        </w:rPr>
        <w:t xml:space="preserve"> and </w:t>
      </w:r>
      <w:r w:rsidRPr="00D530A4">
        <w:rPr>
          <w:rFonts w:ascii="Times New Roman" w:eastAsia="Times New Roman" w:hAnsi="Times New Roman" w:cs="Times New Roman"/>
          <w:i/>
          <w:iCs/>
          <w:color w:val="000000"/>
        </w:rPr>
        <w:t>Y</w:t>
      </w:r>
      <w:r w:rsidRPr="00D530A4">
        <w:rPr>
          <w:rFonts w:ascii="Times New Roman" w:eastAsia="Times New Roman" w:hAnsi="Times New Roman" w:cs="Times New Roman"/>
          <w:color w:val="000000"/>
        </w:rPr>
        <w:t>:</w:t>
      </w:r>
    </w:p>
    <w:p w14:paraId="00000072" w14:textId="77777777" w:rsidR="008E0D62" w:rsidRPr="00D530A4" w:rsidRDefault="00DC0722" w:rsidP="00D530A4">
      <w:pPr>
        <w:widowControl w:val="0"/>
        <w:spacing w:after="120" w:line="240" w:lineRule="auto"/>
        <w:jc w:val="center"/>
        <w:rPr>
          <w:rFonts w:ascii="Times New Roman" w:eastAsia="Cambria Math" w:hAnsi="Times New Roman" w:cs="Times New Roman"/>
          <w:color w:val="000000"/>
        </w:rPr>
      </w:pPr>
      <m:oMathPara>
        <m:oMath>
          <m:sSub>
            <m:sSubPr>
              <m:ctrlPr>
                <w:rPr>
                  <w:rFonts w:ascii="Cambria Math" w:eastAsia="Cambria Math" w:hAnsi="Cambria Math" w:cs="Times New Roman"/>
                  <w:color w:val="000000"/>
                </w:rPr>
              </m:ctrlPr>
            </m:sSubPr>
            <m:e>
              <m:r>
                <w:rPr>
                  <w:rFonts w:ascii="Cambria Math" w:eastAsia="Cambria Math" w:hAnsi="Cambria Math" w:cs="Times New Roman"/>
                  <w:color w:val="000000"/>
                </w:rPr>
                <m:t>r</m:t>
              </m:r>
            </m:e>
            <m:sub>
              <m:r>
                <w:rPr>
                  <w:rFonts w:ascii="Cambria Math" w:eastAsia="Cambria Math" w:hAnsi="Cambria Math" w:cs="Times New Roman"/>
                  <w:color w:val="000000"/>
                </w:rPr>
                <m:t>X</m:t>
              </m:r>
              <m:r>
                <w:rPr>
                  <w:rFonts w:ascii="Cambria Math" w:eastAsia="Cambria Math" w:hAnsi="Cambria Math" w:cs="Times New Roman"/>
                  <w:color w:val="000000"/>
                </w:rPr>
                <m:t>,</m:t>
              </m:r>
              <m:r>
                <w:rPr>
                  <w:rFonts w:ascii="Cambria Math" w:eastAsia="Cambria Math" w:hAnsi="Cambria Math" w:cs="Times New Roman"/>
                  <w:color w:val="000000"/>
                </w:rPr>
                <m:t>Y</m:t>
              </m:r>
            </m:sub>
          </m:sSub>
          <m:r>
            <w:rPr>
              <w:rFonts w:ascii="Cambria Math" w:eastAsia="Cambria Math" w:hAnsi="Cambria Math" w:cs="Times New Roman"/>
              <w:color w:val="000000"/>
            </w:rPr>
            <m:t>=</m:t>
          </m:r>
          <m:f>
            <m:fPr>
              <m:ctrlPr>
                <w:rPr>
                  <w:rFonts w:ascii="Cambria Math" w:eastAsia="Cambria Math" w:hAnsi="Cambria Math" w:cs="Times New Roman"/>
                  <w:color w:val="000000"/>
                </w:rPr>
              </m:ctrlPr>
            </m:fPr>
            <m:num>
              <m:r>
                <w:rPr>
                  <w:rFonts w:ascii="Cambria Math" w:eastAsia="Cambria Math" w:hAnsi="Cambria Math" w:cs="Times New Roman"/>
                  <w:color w:val="000000"/>
                </w:rPr>
                <m:t>1</m:t>
              </m:r>
            </m:num>
            <m:den>
              <m:r>
                <w:rPr>
                  <w:rFonts w:ascii="Cambria Math" w:eastAsia="Cambria Math" w:hAnsi="Cambria Math" w:cs="Times New Roman"/>
                  <w:color w:val="000000"/>
                </w:rPr>
                <m:t>V</m:t>
              </m:r>
              <m:r>
                <w:rPr>
                  <w:rFonts w:ascii="Cambria Math" w:eastAsia="Cambria Math" w:hAnsi="Cambria Math" w:cs="Times New Roman"/>
                  <w:color w:val="000000"/>
                </w:rPr>
                <m:t>(</m:t>
              </m:r>
              <m:r>
                <w:rPr>
                  <w:rFonts w:ascii="Cambria Math" w:eastAsia="Cambria Math" w:hAnsi="Cambria Math" w:cs="Times New Roman"/>
                  <w:color w:val="000000"/>
                </w:rPr>
                <m:t>T</m:t>
              </m:r>
              <m:r>
                <w:rPr>
                  <w:rFonts w:ascii="Cambria Math" w:eastAsia="Cambria Math" w:hAnsi="Cambria Math" w:cs="Times New Roman"/>
                  <w:color w:val="000000"/>
                </w:rPr>
                <m:t>-</m:t>
              </m:r>
              <m:r>
                <w:rPr>
                  <w:rFonts w:ascii="Cambria Math" w:eastAsia="Cambria Math" w:hAnsi="Cambria Math" w:cs="Times New Roman"/>
                  <w:color w:val="000000"/>
                </w:rPr>
                <m:t>1)</m:t>
              </m:r>
            </m:den>
          </m:f>
          <m:nary>
            <m:naryPr>
              <m:chr m:val="∑"/>
              <m:ctrlPr>
                <w:rPr>
                  <w:rFonts w:ascii="Cambria Math" w:eastAsia="Cambria Math" w:hAnsi="Cambria Math" w:cs="Times New Roman"/>
                  <w:color w:val="000000"/>
                </w:rPr>
              </m:ctrlPr>
            </m:naryPr>
            <m:sub>
              <m:r>
                <w:rPr>
                  <w:rFonts w:ascii="Cambria Math" w:eastAsia="Cambria Math" w:hAnsi="Cambria Math" w:cs="Times New Roman"/>
                  <w:color w:val="000000"/>
                </w:rPr>
                <m:t>v</m:t>
              </m:r>
              <m:r>
                <w:rPr>
                  <w:rFonts w:ascii="Cambria Math" w:eastAsia="Cambria Math" w:hAnsi="Cambria Math" w:cs="Times New Roman"/>
                  <w:color w:val="000000"/>
                </w:rPr>
                <m:t>=1</m:t>
              </m:r>
            </m:sub>
            <m:sup>
              <m:r>
                <w:rPr>
                  <w:rFonts w:ascii="Cambria Math" w:eastAsia="Cambria Math" w:hAnsi="Cambria Math" w:cs="Times New Roman"/>
                  <w:color w:val="000000"/>
                </w:rPr>
                <m:t>V</m:t>
              </m:r>
            </m:sup>
            <m:e/>
          </m:nary>
          <m:nary>
            <m:naryPr>
              <m:chr m:val="∑"/>
              <m:ctrlPr>
                <w:rPr>
                  <w:rFonts w:ascii="Cambria Math" w:eastAsia="Cambria Math" w:hAnsi="Cambria Math" w:cs="Times New Roman"/>
                  <w:color w:val="000000"/>
                </w:rPr>
              </m:ctrlPr>
            </m:naryPr>
            <m:sub>
              <m:r>
                <w:rPr>
                  <w:rFonts w:ascii="Cambria Math" w:eastAsia="Cambria Math" w:hAnsi="Cambria Math" w:cs="Times New Roman"/>
                  <w:color w:val="000000"/>
                </w:rPr>
                <m:t>t</m:t>
              </m:r>
              <m:r>
                <w:rPr>
                  <w:rFonts w:ascii="Cambria Math" w:eastAsia="Cambria Math" w:hAnsi="Cambria Math" w:cs="Times New Roman"/>
                  <w:color w:val="000000"/>
                </w:rPr>
                <m:t>=1</m:t>
              </m:r>
            </m:sub>
            <m:sup>
              <m:r>
                <w:rPr>
                  <w:rFonts w:ascii="Cambria Math" w:eastAsia="Cambria Math" w:hAnsi="Cambria Math" w:cs="Times New Roman"/>
                  <w:color w:val="000000"/>
                </w:rPr>
                <m:t>T</m:t>
              </m:r>
            </m:sup>
            <m:e/>
          </m:nary>
          <m:d>
            <m:dPr>
              <m:ctrlPr>
                <w:rPr>
                  <w:rFonts w:ascii="Cambria Math" w:eastAsia="Cambria Math" w:hAnsi="Cambria Math" w:cs="Times New Roman"/>
                  <w:color w:val="000000"/>
                </w:rPr>
              </m:ctrlPr>
            </m:dPr>
            <m:e>
              <m:f>
                <m:fPr>
                  <m:ctrlPr>
                    <w:rPr>
                      <w:rFonts w:ascii="Cambria Math" w:eastAsia="Cambria Math" w:hAnsi="Cambria Math" w:cs="Times New Roman"/>
                      <w:color w:val="000000"/>
                    </w:rPr>
                  </m:ctrlPr>
                </m:fPr>
                <m:num>
                  <m:sSub>
                    <m:sSubPr>
                      <m:ctrlPr>
                        <w:rPr>
                          <w:rFonts w:ascii="Cambria Math" w:eastAsia="Cambria Math" w:hAnsi="Cambria Math" w:cs="Times New Roman"/>
                          <w:color w:val="000000"/>
                        </w:rPr>
                      </m:ctrlPr>
                    </m:sSubPr>
                    <m:e>
                      <m:r>
                        <w:rPr>
                          <w:rFonts w:ascii="Cambria Math" w:eastAsia="Cambria Math" w:hAnsi="Cambria Math" w:cs="Times New Roman"/>
                          <w:color w:val="000000"/>
                        </w:rPr>
                        <m:t>x</m:t>
                      </m:r>
                    </m:e>
                    <m:sub>
                      <m:r>
                        <w:rPr>
                          <w:rFonts w:ascii="Cambria Math" w:eastAsia="Cambria Math" w:hAnsi="Cambria Math" w:cs="Times New Roman"/>
                          <w:color w:val="000000"/>
                        </w:rPr>
                        <m:t>v</m:t>
                      </m:r>
                      <m:r>
                        <w:rPr>
                          <w:rFonts w:ascii="Cambria Math" w:eastAsia="Cambria Math" w:hAnsi="Cambria Math" w:cs="Times New Roman"/>
                          <w:color w:val="000000"/>
                        </w:rPr>
                        <m:t>,</m:t>
                      </m:r>
                      <m:r>
                        <w:rPr>
                          <w:rFonts w:ascii="Cambria Math" w:eastAsia="Cambria Math" w:hAnsi="Cambria Math" w:cs="Times New Roman"/>
                          <w:color w:val="000000"/>
                        </w:rPr>
                        <m:t>t</m:t>
                      </m:r>
                    </m:sub>
                  </m:sSub>
                  <m:r>
                    <w:rPr>
                      <w:rFonts w:ascii="Cambria Math" w:eastAsia="Cambria Math" w:hAnsi="Cambria Math" w:cs="Times New Roman"/>
                      <w:color w:val="000000"/>
                    </w:rPr>
                    <m:t>-</m:t>
                  </m:r>
                  <m:sSub>
                    <m:sSubPr>
                      <m:ctrlPr>
                        <w:rPr>
                          <w:rFonts w:ascii="Cambria Math" w:eastAsia="Cambria Math" w:hAnsi="Cambria Math" w:cs="Times New Roman"/>
                          <w:color w:val="000000"/>
                        </w:rPr>
                      </m:ctrlPr>
                    </m:sSubPr>
                    <m:e>
                      <m:bar>
                        <m:barPr>
                          <m:ctrlPr>
                            <w:rPr>
                              <w:rFonts w:ascii="Cambria Math" w:eastAsia="Cambria Math" w:hAnsi="Cambria Math" w:cs="Times New Roman"/>
                              <w:color w:val="000000"/>
                            </w:rPr>
                          </m:ctrlPr>
                        </m:barPr>
                        <m:e>
                          <m:r>
                            <w:rPr>
                              <w:rFonts w:ascii="Cambria Math" w:eastAsia="Cambria Math" w:hAnsi="Cambria Math" w:cs="Times New Roman"/>
                              <w:color w:val="000000"/>
                            </w:rPr>
                            <m:t>x</m:t>
                          </m:r>
                        </m:e>
                      </m:bar>
                    </m:e>
                    <m:sub>
                      <m:r>
                        <w:rPr>
                          <w:rFonts w:ascii="Cambria Math" w:eastAsia="Cambria Math" w:hAnsi="Cambria Math" w:cs="Times New Roman"/>
                          <w:color w:val="000000"/>
                        </w:rPr>
                        <m:t>v</m:t>
                      </m:r>
                    </m:sub>
                  </m:sSub>
                </m:num>
                <m:den>
                  <m:r>
                    <w:rPr>
                      <w:rFonts w:ascii="Cambria Math" w:eastAsia="Cambria Math" w:hAnsi="Cambria Math" w:cs="Times New Roman"/>
                      <w:color w:val="000000"/>
                    </w:rPr>
                    <m:t>s</m:t>
                  </m:r>
                  <m:r>
                    <w:rPr>
                      <w:rFonts w:ascii="Cambria Math" w:eastAsia="Cambria Math" w:hAnsi="Cambria Math" w:cs="Times New Roman"/>
                      <w:color w:val="000000"/>
                    </w:rPr>
                    <m:t>(</m:t>
                  </m:r>
                  <m:sSub>
                    <m:sSubPr>
                      <m:ctrlPr>
                        <w:rPr>
                          <w:rFonts w:ascii="Cambria Math" w:eastAsia="Cambria Math" w:hAnsi="Cambria Math" w:cs="Times New Roman"/>
                          <w:color w:val="000000"/>
                        </w:rPr>
                      </m:ctrlPr>
                    </m:sSubPr>
                    <m:e>
                      <m:r>
                        <w:rPr>
                          <w:rFonts w:ascii="Cambria Math" w:eastAsia="Cambria Math" w:hAnsi="Cambria Math" w:cs="Times New Roman"/>
                          <w:color w:val="000000"/>
                        </w:rPr>
                        <m:t>x</m:t>
                      </m:r>
                    </m:e>
                    <m:sub>
                      <m:r>
                        <w:rPr>
                          <w:rFonts w:ascii="Cambria Math" w:eastAsia="Cambria Math" w:hAnsi="Cambria Math" w:cs="Times New Roman"/>
                          <w:color w:val="000000"/>
                        </w:rPr>
                        <m:t>v</m:t>
                      </m:r>
                    </m:sub>
                  </m:sSub>
                  <m:r>
                    <w:rPr>
                      <w:rFonts w:ascii="Cambria Math" w:eastAsia="Cambria Math" w:hAnsi="Cambria Math" w:cs="Times New Roman"/>
                      <w:color w:val="000000"/>
                    </w:rPr>
                    <m:t>)</m:t>
                  </m:r>
                </m:den>
              </m:f>
            </m:e>
          </m:d>
          <m:d>
            <m:dPr>
              <m:ctrlPr>
                <w:rPr>
                  <w:rFonts w:ascii="Cambria Math" w:eastAsia="Cambria Math" w:hAnsi="Cambria Math" w:cs="Times New Roman"/>
                  <w:color w:val="000000"/>
                </w:rPr>
              </m:ctrlPr>
            </m:dPr>
            <m:e>
              <m:f>
                <m:fPr>
                  <m:ctrlPr>
                    <w:rPr>
                      <w:rFonts w:ascii="Cambria Math" w:eastAsia="Cambria Math" w:hAnsi="Cambria Math" w:cs="Times New Roman"/>
                      <w:color w:val="000000"/>
                    </w:rPr>
                  </m:ctrlPr>
                </m:fPr>
                <m:num>
                  <m:sSub>
                    <m:sSubPr>
                      <m:ctrlPr>
                        <w:rPr>
                          <w:rFonts w:ascii="Cambria Math" w:eastAsia="Cambria Math" w:hAnsi="Cambria Math" w:cs="Times New Roman"/>
                          <w:color w:val="000000"/>
                        </w:rPr>
                      </m:ctrlPr>
                    </m:sSubPr>
                    <m:e>
                      <m:r>
                        <w:rPr>
                          <w:rFonts w:ascii="Cambria Math" w:eastAsia="Cambria Math" w:hAnsi="Cambria Math" w:cs="Times New Roman"/>
                          <w:color w:val="000000"/>
                        </w:rPr>
                        <m:t>y</m:t>
                      </m:r>
                    </m:e>
                    <m:sub>
                      <m:r>
                        <w:rPr>
                          <w:rFonts w:ascii="Cambria Math" w:eastAsia="Cambria Math" w:hAnsi="Cambria Math" w:cs="Times New Roman"/>
                          <w:color w:val="000000"/>
                        </w:rPr>
                        <m:t>v</m:t>
                      </m:r>
                      <m:r>
                        <w:rPr>
                          <w:rFonts w:ascii="Cambria Math" w:eastAsia="Cambria Math" w:hAnsi="Cambria Math" w:cs="Times New Roman"/>
                          <w:color w:val="000000"/>
                        </w:rPr>
                        <m:t>,</m:t>
                      </m:r>
                      <m:r>
                        <w:rPr>
                          <w:rFonts w:ascii="Cambria Math" w:eastAsia="Cambria Math" w:hAnsi="Cambria Math" w:cs="Times New Roman"/>
                          <w:color w:val="000000"/>
                        </w:rPr>
                        <m:t>t</m:t>
                      </m:r>
                    </m:sub>
                  </m:sSub>
                  <m:r>
                    <w:rPr>
                      <w:rFonts w:ascii="Cambria Math" w:eastAsia="Cambria Math" w:hAnsi="Cambria Math" w:cs="Times New Roman"/>
                      <w:color w:val="000000"/>
                    </w:rPr>
                    <m:t>-</m:t>
                  </m:r>
                  <m:sSub>
                    <m:sSubPr>
                      <m:ctrlPr>
                        <w:rPr>
                          <w:rFonts w:ascii="Cambria Math" w:eastAsia="Cambria Math" w:hAnsi="Cambria Math" w:cs="Times New Roman"/>
                          <w:color w:val="000000"/>
                        </w:rPr>
                      </m:ctrlPr>
                    </m:sSubPr>
                    <m:e>
                      <m:bar>
                        <m:barPr>
                          <m:ctrlPr>
                            <w:rPr>
                              <w:rFonts w:ascii="Cambria Math" w:eastAsia="Cambria Math" w:hAnsi="Cambria Math" w:cs="Times New Roman"/>
                              <w:color w:val="000000"/>
                            </w:rPr>
                          </m:ctrlPr>
                        </m:barPr>
                        <m:e>
                          <m:r>
                            <w:rPr>
                              <w:rFonts w:ascii="Cambria Math" w:eastAsia="Cambria Math" w:hAnsi="Cambria Math" w:cs="Times New Roman"/>
                              <w:color w:val="000000"/>
                            </w:rPr>
                            <m:t>y</m:t>
                          </m:r>
                        </m:e>
                      </m:bar>
                    </m:e>
                    <m:sub>
                      <m:r>
                        <w:rPr>
                          <w:rFonts w:ascii="Cambria Math" w:eastAsia="Cambria Math" w:hAnsi="Cambria Math" w:cs="Times New Roman"/>
                          <w:color w:val="000000"/>
                        </w:rPr>
                        <m:t>v</m:t>
                      </m:r>
                    </m:sub>
                  </m:sSub>
                </m:num>
                <m:den>
                  <m:r>
                    <w:rPr>
                      <w:rFonts w:ascii="Cambria Math" w:eastAsia="Cambria Math" w:hAnsi="Cambria Math" w:cs="Times New Roman"/>
                      <w:color w:val="000000"/>
                    </w:rPr>
                    <m:t>s</m:t>
                  </m:r>
                  <m:r>
                    <w:rPr>
                      <w:rFonts w:ascii="Cambria Math" w:eastAsia="Cambria Math" w:hAnsi="Cambria Math" w:cs="Times New Roman"/>
                      <w:color w:val="000000"/>
                    </w:rPr>
                    <m:t>(</m:t>
                  </m:r>
                  <m:sSub>
                    <m:sSubPr>
                      <m:ctrlPr>
                        <w:rPr>
                          <w:rFonts w:ascii="Cambria Math" w:eastAsia="Cambria Math" w:hAnsi="Cambria Math" w:cs="Times New Roman"/>
                          <w:color w:val="000000"/>
                        </w:rPr>
                      </m:ctrlPr>
                    </m:sSubPr>
                    <m:e>
                      <m:r>
                        <w:rPr>
                          <w:rFonts w:ascii="Cambria Math" w:eastAsia="Cambria Math" w:hAnsi="Cambria Math" w:cs="Times New Roman"/>
                          <w:color w:val="000000"/>
                        </w:rPr>
                        <m:t>y</m:t>
                      </m:r>
                    </m:e>
                    <m:sub>
                      <m:r>
                        <w:rPr>
                          <w:rFonts w:ascii="Cambria Math" w:eastAsia="Cambria Math" w:hAnsi="Cambria Math" w:cs="Times New Roman"/>
                          <w:color w:val="000000"/>
                        </w:rPr>
                        <m:t>v</m:t>
                      </m:r>
                    </m:sub>
                  </m:sSub>
                  <m:r>
                    <w:rPr>
                      <w:rFonts w:ascii="Cambria Math" w:eastAsia="Cambria Math" w:hAnsi="Cambria Math" w:cs="Times New Roman"/>
                      <w:color w:val="000000"/>
                    </w:rPr>
                    <m:t>)</m:t>
                  </m:r>
                </m:den>
              </m:f>
            </m:e>
          </m:d>
        </m:oMath>
      </m:oMathPara>
    </w:p>
    <w:p w14:paraId="00000073" w14:textId="77777777" w:rsidR="008E0D62" w:rsidRPr="00D530A4" w:rsidRDefault="00DC0722" w:rsidP="00D530A4">
      <w:pPr>
        <w:widowControl w:val="0"/>
        <w:spacing w:after="120" w:line="240" w:lineRule="auto"/>
        <w:rPr>
          <w:rFonts w:ascii="Times New Roman" w:eastAsia="Times New Roman" w:hAnsi="Times New Roman" w:cs="Times New Roman"/>
          <w:color w:val="000000"/>
        </w:rPr>
      </w:pPr>
      <w:r w:rsidRPr="00D530A4">
        <w:rPr>
          <w:rFonts w:ascii="Times New Roman" w:eastAsia="Times New Roman" w:hAnsi="Times New Roman" w:cs="Times New Roman"/>
          <w:color w:val="000000"/>
        </w:rPr>
        <w:t xml:space="preserve">Where </w:t>
      </w:r>
      <w:proofErr w:type="spellStart"/>
      <w:proofErr w:type="gramStart"/>
      <w:r w:rsidRPr="00D530A4">
        <w:rPr>
          <w:rFonts w:ascii="Times New Roman" w:eastAsia="Times New Roman" w:hAnsi="Times New Roman" w:cs="Times New Roman"/>
          <w:i/>
          <w:iCs/>
          <w:color w:val="000000"/>
        </w:rPr>
        <w:t>x</w:t>
      </w:r>
      <w:r w:rsidRPr="00D530A4">
        <w:rPr>
          <w:rFonts w:ascii="Times New Roman" w:eastAsia="Times New Roman" w:hAnsi="Times New Roman" w:cs="Times New Roman"/>
          <w:i/>
          <w:iCs/>
          <w:color w:val="000000"/>
          <w:vertAlign w:val="subscript"/>
        </w:rPr>
        <w:t>v,t</w:t>
      </w:r>
      <w:proofErr w:type="spellEnd"/>
      <w:proofErr w:type="gramEnd"/>
      <w:r w:rsidRPr="00D530A4">
        <w:rPr>
          <w:rFonts w:ascii="Times New Roman" w:eastAsia="Times New Roman" w:hAnsi="Times New Roman" w:cs="Times New Roman"/>
          <w:color w:val="000000"/>
          <w:vertAlign w:val="subscript"/>
        </w:rPr>
        <w:t xml:space="preserve"> </w:t>
      </w:r>
      <w:r w:rsidRPr="00D530A4">
        <w:rPr>
          <w:rFonts w:ascii="Times New Roman" w:eastAsia="Times New Roman" w:hAnsi="Times New Roman" w:cs="Times New Roman"/>
          <w:color w:val="000000"/>
        </w:rPr>
        <w:t xml:space="preserve">and </w:t>
      </w:r>
      <w:proofErr w:type="spellStart"/>
      <w:r w:rsidRPr="00D530A4">
        <w:rPr>
          <w:rFonts w:ascii="Times New Roman" w:eastAsia="Times New Roman" w:hAnsi="Times New Roman" w:cs="Times New Roman"/>
          <w:color w:val="000000"/>
        </w:rPr>
        <w:t>y</w:t>
      </w:r>
      <w:r w:rsidRPr="00D530A4">
        <w:rPr>
          <w:rFonts w:ascii="Times New Roman" w:eastAsia="Times New Roman" w:hAnsi="Times New Roman" w:cs="Times New Roman"/>
          <w:color w:val="000000"/>
          <w:vertAlign w:val="subscript"/>
        </w:rPr>
        <w:t>v,t</w:t>
      </w:r>
      <w:proofErr w:type="spellEnd"/>
      <w:r w:rsidRPr="00D530A4">
        <w:rPr>
          <w:rFonts w:ascii="Times New Roman" w:eastAsia="Times New Roman" w:hAnsi="Times New Roman" w:cs="Times New Roman"/>
          <w:color w:val="000000"/>
          <w:vertAlign w:val="subscript"/>
        </w:rPr>
        <w:t xml:space="preserve"> </w:t>
      </w:r>
      <w:r w:rsidRPr="00D530A4">
        <w:rPr>
          <w:rFonts w:ascii="Times New Roman" w:eastAsia="Times New Roman" w:hAnsi="Times New Roman" w:cs="Times New Roman"/>
          <w:color w:val="000000"/>
        </w:rPr>
        <w:t xml:space="preserve">are the values at two locations for variable </w:t>
      </w:r>
      <w:r w:rsidRPr="00D530A4">
        <w:rPr>
          <w:rFonts w:ascii="Times New Roman" w:eastAsia="Times New Roman" w:hAnsi="Times New Roman" w:cs="Times New Roman"/>
          <w:i/>
          <w:iCs/>
          <w:color w:val="000000"/>
        </w:rPr>
        <w:t>v</w:t>
      </w:r>
      <w:r w:rsidRPr="00D530A4">
        <w:rPr>
          <w:rFonts w:ascii="Times New Roman" w:eastAsia="Times New Roman" w:hAnsi="Times New Roman" w:cs="Times New Roman"/>
          <w:color w:val="000000"/>
        </w:rPr>
        <w:t xml:space="preserve"> in </w:t>
      </w:r>
      <w:r w:rsidRPr="00D530A4">
        <w:rPr>
          <w:rFonts w:ascii="Times New Roman" w:eastAsia="Times New Roman" w:hAnsi="Times New Roman" w:cs="Times New Roman"/>
          <w:i/>
          <w:iCs/>
          <w:color w:val="000000"/>
        </w:rPr>
        <w:t>v</w:t>
      </w:r>
      <w:r w:rsidRPr="00D530A4">
        <w:rPr>
          <w:rFonts w:ascii="Times New Roman" w:eastAsia="Times New Roman" w:hAnsi="Times New Roman" w:cs="Times New Roman"/>
          <w:color w:val="000000"/>
        </w:rPr>
        <w:t xml:space="preserve"> = 1 … </w:t>
      </w:r>
      <w:r w:rsidRPr="00D530A4">
        <w:rPr>
          <w:rFonts w:ascii="Times New Roman" w:eastAsia="Times New Roman" w:hAnsi="Times New Roman" w:cs="Times New Roman"/>
          <w:i/>
          <w:iCs/>
          <w:color w:val="000000"/>
        </w:rPr>
        <w:t>V</w:t>
      </w:r>
      <w:r w:rsidRPr="00D530A4">
        <w:rPr>
          <w:rFonts w:ascii="Times New Roman" w:eastAsia="Times New Roman" w:hAnsi="Times New Roman" w:cs="Times New Roman"/>
          <w:color w:val="000000"/>
        </w:rPr>
        <w:t xml:space="preserve">, and time </w:t>
      </w:r>
      <w:r w:rsidRPr="00D530A4">
        <w:rPr>
          <w:rFonts w:ascii="Times New Roman" w:eastAsia="Times New Roman" w:hAnsi="Times New Roman" w:cs="Times New Roman"/>
          <w:i/>
          <w:iCs/>
          <w:color w:val="000000"/>
        </w:rPr>
        <w:t>t</w:t>
      </w:r>
      <w:r w:rsidRPr="00D530A4">
        <w:rPr>
          <w:rFonts w:ascii="Times New Roman" w:eastAsia="Times New Roman" w:hAnsi="Times New Roman" w:cs="Times New Roman"/>
          <w:color w:val="000000"/>
        </w:rPr>
        <w:t xml:space="preserve"> for </w:t>
      </w:r>
      <w:r w:rsidRPr="00D530A4">
        <w:rPr>
          <w:rFonts w:ascii="Times New Roman" w:eastAsia="Times New Roman" w:hAnsi="Times New Roman" w:cs="Times New Roman"/>
          <w:i/>
          <w:iCs/>
          <w:color w:val="000000"/>
        </w:rPr>
        <w:t>t</w:t>
      </w:r>
      <w:r w:rsidRPr="00D530A4">
        <w:rPr>
          <w:rFonts w:ascii="Times New Roman" w:eastAsia="Times New Roman" w:hAnsi="Times New Roman" w:cs="Times New Roman"/>
          <w:color w:val="000000"/>
        </w:rPr>
        <w:t xml:space="preserve"> = 1 … </w:t>
      </w:r>
      <w:r w:rsidRPr="00D530A4">
        <w:rPr>
          <w:rFonts w:ascii="Times New Roman" w:eastAsia="Times New Roman" w:hAnsi="Times New Roman" w:cs="Times New Roman"/>
          <w:i/>
          <w:iCs/>
          <w:color w:val="000000"/>
        </w:rPr>
        <w:t>T</w:t>
      </w:r>
      <w:r w:rsidRPr="00D530A4">
        <w:rPr>
          <w:rFonts w:ascii="Times New Roman" w:eastAsia="Times New Roman" w:hAnsi="Times New Roman" w:cs="Times New Roman"/>
          <w:color w:val="000000"/>
        </w:rPr>
        <w:t xml:space="preserve">; overbar denotes the sample mean; and </w:t>
      </w:r>
      <w:r w:rsidRPr="00D530A4">
        <w:rPr>
          <w:rFonts w:ascii="Times New Roman" w:eastAsia="Times New Roman" w:hAnsi="Times New Roman" w:cs="Times New Roman"/>
          <w:i/>
          <w:iCs/>
          <w:color w:val="000000"/>
        </w:rPr>
        <w:t>s</w:t>
      </w:r>
      <w:r w:rsidRPr="00D530A4">
        <w:rPr>
          <w:rFonts w:ascii="Times New Roman" w:eastAsia="Times New Roman" w:hAnsi="Times New Roman" w:cs="Times New Roman"/>
          <w:color w:val="000000"/>
        </w:rPr>
        <w:t xml:space="preserve">() denotes the sample standard deviation. Statistical significance will be assessed by comparing the empirical multivariate synchrony to a distribution of values representing a null hypothesis of no synchrony generated by randomly permuting the </w:t>
      </w:r>
    </w:p>
    <w:p w14:paraId="00000074" w14:textId="77777777" w:rsidR="008E0D62" w:rsidRPr="00D530A4" w:rsidRDefault="00DC0722" w:rsidP="00D530A4">
      <w:pPr>
        <w:widowControl w:val="0"/>
        <w:spacing w:after="120" w:line="240" w:lineRule="auto"/>
        <w:rPr>
          <w:rFonts w:ascii="Times New Roman" w:eastAsia="Times New Roman" w:hAnsi="Times New Roman" w:cs="Times New Roman"/>
          <w:color w:val="000000"/>
        </w:rPr>
      </w:pPr>
      <w:r w:rsidRPr="00D530A4">
        <w:rPr>
          <w:rFonts w:ascii="Times New Roman" w:eastAsia="Times New Roman" w:hAnsi="Times New Roman" w:cs="Times New Roman"/>
          <w:color w:val="000000"/>
        </w:rPr>
        <w:t>time steps</w:t>
      </w:r>
      <w:r w:rsidRPr="00D530A4">
        <w:rPr>
          <w:rFonts w:ascii="Times New Roman" w:eastAsia="Times New Roman" w:hAnsi="Times New Roman" w:cs="Times New Roman"/>
          <w:color w:val="000000"/>
        </w:rPr>
        <w:t xml:space="preserve"> of the data to break systematic temporal associations between </w:t>
      </w:r>
      <w:r w:rsidRPr="00D530A4">
        <w:rPr>
          <w:rFonts w:ascii="Times New Roman" w:eastAsia="Times New Roman" w:hAnsi="Times New Roman" w:cs="Times New Roman"/>
          <w:i/>
          <w:iCs/>
          <w:color w:val="000000"/>
        </w:rPr>
        <w:t>X</w:t>
      </w:r>
      <w:r w:rsidRPr="00D530A4">
        <w:rPr>
          <w:rFonts w:ascii="Times New Roman" w:eastAsia="Times New Roman" w:hAnsi="Times New Roman" w:cs="Times New Roman"/>
          <w:color w:val="000000"/>
        </w:rPr>
        <w:t xml:space="preserve"> and </w:t>
      </w:r>
      <w:r w:rsidRPr="00D530A4">
        <w:rPr>
          <w:rFonts w:ascii="Times New Roman" w:eastAsia="Times New Roman" w:hAnsi="Times New Roman" w:cs="Times New Roman"/>
          <w:i/>
          <w:iCs/>
          <w:color w:val="000000"/>
        </w:rPr>
        <w:t>Y</w:t>
      </w:r>
      <w:r w:rsidRPr="00D530A4">
        <w:rPr>
          <w:rFonts w:ascii="Times New Roman" w:eastAsia="Times New Roman" w:hAnsi="Times New Roman" w:cs="Times New Roman"/>
          <w:color w:val="000000"/>
        </w:rPr>
        <w:t xml:space="preserve">. Statistically significant values are those in the tails of this distribution (e.g., quantiles &gt;0.95). </w:t>
      </w:r>
    </w:p>
    <w:p w14:paraId="02944398" w14:textId="69552C0A" w:rsidR="00D530A4" w:rsidRDefault="00D530A4" w:rsidP="00D530A4">
      <w:pPr>
        <w:widowControl w:val="0"/>
        <w:spacing w:after="120" w:line="240" w:lineRule="auto"/>
        <w:rPr>
          <w:rFonts w:ascii="Times New Roman" w:eastAsia="Times New Roman" w:hAnsi="Times New Roman" w:cs="Times New Roman"/>
          <w:color w:val="000000"/>
        </w:rPr>
      </w:pPr>
      <w:r>
        <w:rPr>
          <w:noProof/>
          <w:color w:val="000000"/>
        </w:rPr>
        <w:drawing>
          <wp:inline distT="0" distB="0" distL="0" distR="0" wp14:anchorId="40B3D3AC" wp14:editId="0CC1292C">
            <wp:extent cx="5943600" cy="29432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943225"/>
                    </a:xfrm>
                    <a:prstGeom prst="rect">
                      <a:avLst/>
                    </a:prstGeom>
                    <a:noFill/>
                    <a:ln>
                      <a:noFill/>
                    </a:ln>
                  </pic:spPr>
                </pic:pic>
              </a:graphicData>
            </a:graphic>
          </wp:inline>
        </w:drawing>
      </w:r>
    </w:p>
    <w:p w14:paraId="0387582C" w14:textId="59000604" w:rsidR="00D530A4" w:rsidRPr="00D530A4" w:rsidRDefault="00D530A4" w:rsidP="00D530A4">
      <w:pPr>
        <w:widowControl w:val="0"/>
        <w:spacing w:after="120" w:line="240" w:lineRule="auto"/>
        <w:rPr>
          <w:rFonts w:ascii="Times New Roman" w:eastAsia="Times New Roman" w:hAnsi="Times New Roman" w:cs="Times New Roman"/>
          <w:i/>
          <w:iCs/>
          <w:color w:val="000000"/>
          <w:sz w:val="22"/>
          <w:szCs w:val="22"/>
        </w:rPr>
      </w:pPr>
      <w:r w:rsidRPr="00D530A4">
        <w:rPr>
          <w:rFonts w:ascii="Times New Roman" w:hAnsi="Times New Roman" w:cs="Times New Roman"/>
          <w:b/>
          <w:bCs/>
          <w:i/>
          <w:iCs/>
          <w:color w:val="000000"/>
          <w:sz w:val="20"/>
          <w:szCs w:val="20"/>
        </w:rPr>
        <w:t>Figure 4.</w:t>
      </w:r>
      <w:r w:rsidRPr="00D530A4">
        <w:rPr>
          <w:rFonts w:ascii="Times New Roman" w:hAnsi="Times New Roman" w:cs="Times New Roman"/>
          <w:i/>
          <w:iCs/>
          <w:color w:val="000000"/>
          <w:sz w:val="20"/>
          <w:szCs w:val="20"/>
        </w:rPr>
        <w:t xml:space="preserve"> </w:t>
      </w:r>
      <w:r w:rsidRPr="00D530A4">
        <w:rPr>
          <w:rFonts w:ascii="Times New Roman" w:hAnsi="Times New Roman" w:cs="Times New Roman"/>
          <w:b/>
          <w:bCs/>
          <w:i/>
          <w:iCs/>
          <w:color w:val="000000"/>
          <w:sz w:val="20"/>
          <w:szCs w:val="20"/>
        </w:rPr>
        <w:t>[A, B]</w:t>
      </w:r>
      <w:r w:rsidRPr="00D530A4">
        <w:rPr>
          <w:rFonts w:ascii="Times New Roman" w:hAnsi="Times New Roman" w:cs="Times New Roman"/>
          <w:i/>
          <w:iCs/>
          <w:color w:val="000000"/>
          <w:sz w:val="20"/>
          <w:szCs w:val="20"/>
        </w:rPr>
        <w:t xml:space="preserve"> Daily mean dissolved oxygen (DO) saturation in Sparkling Lake during paired early- and late-ice-off years: 2012–2013 and 2021–2022, with the latter pair spanning cisco introduction. </w:t>
      </w:r>
      <w:r w:rsidRPr="00D530A4">
        <w:rPr>
          <w:rFonts w:ascii="Times New Roman" w:hAnsi="Times New Roman" w:cs="Times New Roman"/>
          <w:b/>
          <w:bCs/>
          <w:i/>
          <w:iCs/>
          <w:color w:val="000000"/>
          <w:sz w:val="20"/>
          <w:szCs w:val="20"/>
        </w:rPr>
        <w:t>[C, D]</w:t>
      </w:r>
      <w:r w:rsidRPr="00D530A4">
        <w:rPr>
          <w:rFonts w:ascii="Times New Roman" w:hAnsi="Times New Roman" w:cs="Times New Roman"/>
          <w:i/>
          <w:iCs/>
          <w:color w:val="000000"/>
          <w:sz w:val="20"/>
          <w:szCs w:val="20"/>
        </w:rPr>
        <w:t xml:space="preserve"> Reconstructed stability landscapes of scaled DO saturation for these years. </w:t>
      </w:r>
      <w:r w:rsidRPr="00D530A4">
        <w:rPr>
          <w:rFonts w:ascii="Times New Roman" w:hAnsi="Times New Roman" w:cs="Times New Roman"/>
          <w:b/>
          <w:bCs/>
          <w:i/>
          <w:iCs/>
          <w:color w:val="000000"/>
          <w:sz w:val="20"/>
          <w:szCs w:val="20"/>
        </w:rPr>
        <w:t>[E]</w:t>
      </w:r>
      <w:r w:rsidRPr="00D530A4">
        <w:rPr>
          <w:rFonts w:ascii="Times New Roman" w:hAnsi="Times New Roman" w:cs="Times New Roman"/>
          <w:i/>
          <w:iCs/>
          <w:color w:val="000000"/>
          <w:sz w:val="20"/>
          <w:szCs w:val="20"/>
        </w:rPr>
        <w:t xml:space="preserve"> Unstable thresholds occurred at lower DO saturation following later ice-off and were closer to 100% saturation in 2021–2022 than in 2012–2013. </w:t>
      </w:r>
      <w:r w:rsidRPr="00D530A4">
        <w:rPr>
          <w:rFonts w:ascii="Times New Roman" w:hAnsi="Times New Roman" w:cs="Times New Roman"/>
          <w:b/>
          <w:bCs/>
          <w:i/>
          <w:iCs/>
          <w:color w:val="000000"/>
          <w:sz w:val="20"/>
          <w:szCs w:val="20"/>
        </w:rPr>
        <w:t>[F]</w:t>
      </w:r>
      <w:r w:rsidRPr="00D530A4">
        <w:rPr>
          <w:rFonts w:ascii="Times New Roman" w:hAnsi="Times New Roman" w:cs="Times New Roman"/>
          <w:i/>
          <w:iCs/>
          <w:color w:val="000000"/>
          <w:sz w:val="20"/>
          <w:szCs w:val="20"/>
        </w:rPr>
        <w:t xml:space="preserve"> Low DO basins were substantially deeper in 2012–2013, indicating greater resistance to crossing the threshold.</w:t>
      </w:r>
    </w:p>
    <w:p w14:paraId="00000077" w14:textId="2F704F05" w:rsidR="008E0D62" w:rsidRPr="00D530A4" w:rsidRDefault="00DC0722" w:rsidP="00D530A4">
      <w:pPr>
        <w:widowControl w:val="0"/>
        <w:spacing w:after="120" w:line="240" w:lineRule="auto"/>
        <w:rPr>
          <w:rFonts w:ascii="Times New Roman" w:eastAsia="Times New Roman" w:hAnsi="Times New Roman" w:cs="Times New Roman"/>
          <w:color w:val="000000"/>
        </w:rPr>
      </w:pPr>
      <w:r w:rsidRPr="00D530A4">
        <w:rPr>
          <w:rFonts w:ascii="Times New Roman" w:eastAsia="Times New Roman" w:hAnsi="Times New Roman" w:cs="Times New Roman"/>
          <w:color w:val="000000"/>
        </w:rPr>
        <w:lastRenderedPageBreak/>
        <w:t>We applied stability landscape reconstruction methods to 4 years of hourly DO data from Sparkling Lake to demonstrate proof-of-concept</w:t>
      </w:r>
      <w:sdt>
        <w:sdtPr>
          <w:rPr>
            <w:rFonts w:ascii="Times New Roman" w:hAnsi="Times New Roman" w:cs="Times New Roman"/>
          </w:rPr>
          <w:tag w:val="goog_rdk_132"/>
          <w:id w:val="1243259615"/>
        </w:sdtPr>
        <w:sdtEndPr/>
        <w:sdtContent>
          <w:ins w:id="104" w:author="Jonathan Walter" w:date="2026-10-07T18:38:00Z">
            <w:r w:rsidRPr="00D530A4">
              <w:rPr>
                <w:rFonts w:ascii="Times New Roman" w:eastAsia="Times New Roman" w:hAnsi="Times New Roman" w:cs="Times New Roman"/>
                <w:color w:val="000000"/>
              </w:rPr>
              <w:t xml:space="preserve"> (see also </w:t>
            </w:r>
          </w:ins>
          <w:sdt>
            <w:sdtPr>
              <w:rPr>
                <w:rFonts w:ascii="Times New Roman" w:hAnsi="Times New Roman" w:cs="Times New Roman"/>
              </w:rPr>
              <w:tag w:val="goog_rdk_133"/>
              <w:id w:val="-132867253"/>
            </w:sdtPr>
            <w:sdtEndPr/>
            <w:sdtContent>
              <w:ins w:id="105" w:author="Jonathan Walter" w:date="2026-10-07T18:38:00Z">
                <w:r w:rsidRPr="00D530A4">
                  <w:rPr>
                    <w:rFonts w:ascii="Times New Roman" w:eastAsia="Times New Roman" w:hAnsi="Times New Roman" w:cs="Times New Roman"/>
                    <w:rPrChange w:id="106" w:author="Jonathan Walter" w:date="2026-10-07T18:38:00Z">
                      <w:rPr>
                        <w:rFonts w:ascii="Times New Roman" w:eastAsia="Times New Roman" w:hAnsi="Times New Roman" w:cs="Times New Roman"/>
                        <w:color w:val="000000"/>
                      </w:rPr>
                    </w:rPrChange>
                  </w:rPr>
                  <w:t>Figure X on stability landscapes measured from algal pigments)</w:t>
                </w:r>
              </w:ins>
            </w:sdtContent>
          </w:sdt>
        </w:sdtContent>
      </w:sdt>
      <w:r w:rsidRPr="00D530A4">
        <w:rPr>
          <w:rFonts w:ascii="Times New Roman" w:eastAsia="Times New Roman" w:hAnsi="Times New Roman" w:cs="Times New Roman"/>
          <w:color w:val="000000"/>
        </w:rPr>
        <w:t>. Sensors were deployed throughout the ice-free season in 2012, 2013, 2021, and 2022. The selected years bracket climatic extremes (earliest ice-off in 2012, latest in 2013) and contrast an unmanipulated period (‘12, ‘13) with a fish addition (‘21, ‘22) th</w:t>
      </w:r>
      <w:r w:rsidRPr="00D530A4">
        <w:rPr>
          <w:rFonts w:ascii="Times New Roman" w:eastAsia="Times New Roman" w:hAnsi="Times New Roman" w:cs="Times New Roman"/>
          <w:color w:val="000000"/>
        </w:rPr>
        <w:t xml:space="preserve">at increased the density of </w:t>
      </w:r>
      <w:proofErr w:type="spellStart"/>
      <w:r w:rsidRPr="00D530A4">
        <w:rPr>
          <w:rFonts w:ascii="Times New Roman" w:eastAsia="Times New Roman" w:hAnsi="Times New Roman" w:cs="Times New Roman"/>
          <w:color w:val="000000"/>
        </w:rPr>
        <w:t>zooplanktivores</w:t>
      </w:r>
      <w:proofErr w:type="spellEnd"/>
      <w:r w:rsidRPr="00D530A4">
        <w:rPr>
          <w:rFonts w:ascii="Times New Roman" w:eastAsia="Times New Roman" w:hAnsi="Times New Roman" w:cs="Times New Roman"/>
          <w:color w:val="000000"/>
        </w:rPr>
        <w:t xml:space="preserve">. </w:t>
      </w:r>
      <w:r w:rsidRPr="00D530A4">
        <w:rPr>
          <w:rFonts w:ascii="Times New Roman" w:eastAsia="Times New Roman" w:hAnsi="Times New Roman" w:cs="Times New Roman"/>
          <w:i/>
          <w:iCs/>
          <w:color w:val="000000"/>
        </w:rPr>
        <w:t>Supporting the premise of this proposal, there is considerable year-to-year variability in lake stability landscapes</w:t>
      </w:r>
      <w:r w:rsidRPr="00D530A4">
        <w:rPr>
          <w:rFonts w:ascii="Times New Roman" w:eastAsia="Times New Roman" w:hAnsi="Times New Roman" w:cs="Times New Roman"/>
          <w:color w:val="000000"/>
        </w:rPr>
        <w:t xml:space="preserve"> (Figure 4). While in all years there was evidence for low-DO and high-DO stable equilibria, th</w:t>
      </w:r>
      <w:r w:rsidRPr="00D530A4">
        <w:rPr>
          <w:rFonts w:ascii="Times New Roman" w:eastAsia="Times New Roman" w:hAnsi="Times New Roman" w:cs="Times New Roman"/>
          <w:color w:val="000000"/>
        </w:rPr>
        <w:t>e locations of these equilibria, tipping points, and basin depth and breadth were highly variable.</w:t>
      </w:r>
    </w:p>
    <w:p w14:paraId="00000078" w14:textId="77777777" w:rsidR="008E0D62" w:rsidRPr="00D530A4" w:rsidRDefault="00DC0722" w:rsidP="00D530A4">
      <w:pPr>
        <w:widowControl w:val="0"/>
        <w:spacing w:after="120" w:line="240" w:lineRule="auto"/>
        <w:rPr>
          <w:rFonts w:ascii="Times New Roman" w:eastAsia="Times New Roman" w:hAnsi="Times New Roman" w:cs="Times New Roman"/>
          <w:color w:val="000000"/>
        </w:rPr>
      </w:pPr>
      <w:r w:rsidRPr="00D530A4">
        <w:rPr>
          <w:rFonts w:ascii="Times New Roman" w:eastAsia="Times New Roman" w:hAnsi="Times New Roman" w:cs="Times New Roman"/>
          <w:b/>
          <w:bCs/>
          <w:i/>
          <w:iCs/>
          <w:color w:val="000000"/>
        </w:rPr>
        <w:t xml:space="preserve">Objective 2: </w:t>
      </w:r>
      <w:sdt>
        <w:sdtPr>
          <w:rPr>
            <w:rFonts w:ascii="Times New Roman" w:hAnsi="Times New Roman" w:cs="Times New Roman"/>
          </w:rPr>
          <w:tag w:val="goog_rdk_134"/>
          <w:id w:val="-20831931"/>
        </w:sdtPr>
        <w:sdtEndPr/>
        <w:sdtContent>
          <w:commentRangeStart w:id="107"/>
        </w:sdtContent>
      </w:sdt>
      <w:r w:rsidRPr="00D530A4">
        <w:rPr>
          <w:rFonts w:ascii="Times New Roman" w:eastAsia="Times New Roman" w:hAnsi="Times New Roman" w:cs="Times New Roman"/>
          <w:b/>
          <w:bCs/>
          <w:i/>
          <w:iCs/>
          <w:color w:val="000000"/>
        </w:rPr>
        <w:t>Attribute causes of variability in ecosystem stability</w:t>
      </w:r>
      <w:commentRangeEnd w:id="107"/>
      <w:r w:rsidRPr="00D530A4">
        <w:rPr>
          <w:rFonts w:ascii="Times New Roman" w:hAnsi="Times New Roman" w:cs="Times New Roman"/>
        </w:rPr>
        <w:commentReference w:id="107"/>
      </w:r>
      <w:r w:rsidRPr="00D530A4">
        <w:rPr>
          <w:rFonts w:ascii="Times New Roman" w:eastAsia="Times New Roman" w:hAnsi="Times New Roman" w:cs="Times New Roman"/>
          <w:b/>
          <w:bCs/>
          <w:i/>
          <w:iCs/>
          <w:color w:val="000000"/>
        </w:rPr>
        <w:t xml:space="preserve">. </w:t>
      </w:r>
      <w:r w:rsidRPr="00D530A4">
        <w:rPr>
          <w:rFonts w:ascii="Times New Roman" w:eastAsia="Times New Roman" w:hAnsi="Times New Roman" w:cs="Times New Roman"/>
          <w:color w:val="000000"/>
        </w:rPr>
        <w:t>Interannual variation in climate conditions (e.g., precipitation type and frequency</w:t>
      </w:r>
      <w:r w:rsidRPr="00D530A4">
        <w:rPr>
          <w:rFonts w:ascii="Times New Roman" w:eastAsia="Times New Roman" w:hAnsi="Times New Roman" w:cs="Times New Roman"/>
          <w:color w:val="000000"/>
        </w:rPr>
        <w:t xml:space="preserve">, ice-off date) influences year-to-year variation in lake </w:t>
      </w:r>
      <w:proofErr w:type="spellStart"/>
      <w:r w:rsidRPr="00D530A4">
        <w:rPr>
          <w:rFonts w:ascii="Times New Roman" w:eastAsia="Times New Roman" w:hAnsi="Times New Roman" w:cs="Times New Roman"/>
          <w:color w:val="000000"/>
        </w:rPr>
        <w:t>physicochemistry</w:t>
      </w:r>
      <w:proofErr w:type="spellEnd"/>
      <w:r w:rsidRPr="00D530A4">
        <w:rPr>
          <w:rFonts w:ascii="Times New Roman" w:eastAsia="Times New Roman" w:hAnsi="Times New Roman" w:cs="Times New Roman"/>
          <w:color w:val="000000"/>
        </w:rPr>
        <w:t xml:space="preserve"> (e.g., transparency, mixing depth)</w:t>
      </w:r>
      <w:r w:rsidRPr="00D530A4">
        <w:rPr>
          <w:rFonts w:ascii="Times New Roman" w:eastAsia="Times New Roman" w:hAnsi="Times New Roman" w:cs="Times New Roman"/>
          <w:color w:val="000000"/>
          <w:vertAlign w:val="superscript"/>
        </w:rPr>
        <w:t>31,71</w:t>
      </w:r>
      <w:r w:rsidRPr="00D530A4">
        <w:rPr>
          <w:rFonts w:ascii="Times New Roman" w:eastAsia="Times New Roman" w:hAnsi="Times New Roman" w:cs="Times New Roman"/>
          <w:color w:val="000000"/>
        </w:rPr>
        <w:t>. Lake and watershed characteristics (e.g., connectivity, residence time) mediate the extent and nature of these climate-driven physical and c</w:t>
      </w:r>
      <w:r w:rsidRPr="00D530A4">
        <w:rPr>
          <w:rFonts w:ascii="Times New Roman" w:eastAsia="Times New Roman" w:hAnsi="Times New Roman" w:cs="Times New Roman"/>
          <w:color w:val="000000"/>
        </w:rPr>
        <w:t>hemical changes</w:t>
      </w:r>
      <w:r w:rsidRPr="00D530A4">
        <w:rPr>
          <w:rFonts w:ascii="Times New Roman" w:eastAsia="Times New Roman" w:hAnsi="Times New Roman" w:cs="Times New Roman"/>
          <w:color w:val="000000"/>
          <w:vertAlign w:val="superscript"/>
        </w:rPr>
        <w:t>72,73</w:t>
      </w:r>
      <w:r w:rsidRPr="00D530A4">
        <w:rPr>
          <w:rFonts w:ascii="Times New Roman" w:eastAsia="Times New Roman" w:hAnsi="Times New Roman" w:cs="Times New Roman"/>
          <w:color w:val="000000"/>
        </w:rPr>
        <w:t>. To investigate controls on spatiotemporal variation in stability landscapes, we will evaluate a selection of temporally static ecosystem characteristics (</w:t>
      </w:r>
      <w:r w:rsidRPr="00D530A4">
        <w:rPr>
          <w:rFonts w:ascii="Times New Roman" w:eastAsia="Times New Roman" w:hAnsi="Times New Roman" w:cs="Times New Roman"/>
          <w:b/>
          <w:bCs/>
          <w:color w:val="000000"/>
        </w:rPr>
        <w:t>H2.1</w:t>
      </w:r>
      <w:r w:rsidRPr="00D530A4">
        <w:rPr>
          <w:rFonts w:ascii="Times New Roman" w:eastAsia="Times New Roman" w:hAnsi="Times New Roman" w:cs="Times New Roman"/>
          <w:color w:val="000000"/>
        </w:rPr>
        <w:t>) and temporally dynamic climate variables (</w:t>
      </w:r>
      <w:r w:rsidRPr="00D530A4">
        <w:rPr>
          <w:rFonts w:ascii="Times New Roman" w:eastAsia="Times New Roman" w:hAnsi="Times New Roman" w:cs="Times New Roman"/>
          <w:b/>
          <w:bCs/>
          <w:color w:val="000000"/>
        </w:rPr>
        <w:t>H2.2</w:t>
      </w:r>
      <w:r w:rsidRPr="00D530A4">
        <w:rPr>
          <w:rFonts w:ascii="Times New Roman" w:eastAsia="Times New Roman" w:hAnsi="Times New Roman" w:cs="Times New Roman"/>
          <w:color w:val="000000"/>
        </w:rPr>
        <w:t xml:space="preserve">) as explanatory variables. </w:t>
      </w:r>
      <w:r w:rsidRPr="00D530A4">
        <w:rPr>
          <w:rFonts w:ascii="Times New Roman" w:eastAsia="Times New Roman" w:hAnsi="Times New Roman" w:cs="Times New Roman"/>
          <w:color w:val="000000"/>
        </w:rPr>
        <w:t>While prior work has shed light on why stability landscapes change in theoretical models</w:t>
      </w:r>
      <w:r w:rsidRPr="00D530A4">
        <w:rPr>
          <w:rFonts w:ascii="Times New Roman" w:eastAsia="Times New Roman" w:hAnsi="Times New Roman" w:cs="Times New Roman"/>
          <w:color w:val="000000"/>
          <w:vertAlign w:val="superscript"/>
        </w:rPr>
        <w:t>3,18</w:t>
      </w:r>
      <w:r w:rsidRPr="00D530A4">
        <w:rPr>
          <w:rFonts w:ascii="Times New Roman" w:eastAsia="Times New Roman" w:hAnsi="Times New Roman" w:cs="Times New Roman"/>
          <w:color w:val="000000"/>
        </w:rPr>
        <w:t xml:space="preserve"> and during specific regime shifts in empirical systems</w:t>
      </w:r>
      <w:r w:rsidRPr="00D530A4">
        <w:rPr>
          <w:rFonts w:ascii="Times New Roman" w:eastAsia="Times New Roman" w:hAnsi="Times New Roman" w:cs="Times New Roman"/>
          <w:color w:val="000000"/>
          <w:vertAlign w:val="superscript"/>
        </w:rPr>
        <w:t>19,25,56</w:t>
      </w:r>
      <w:r w:rsidRPr="00D530A4">
        <w:rPr>
          <w:rFonts w:ascii="Times New Roman" w:eastAsia="Times New Roman" w:hAnsi="Times New Roman" w:cs="Times New Roman"/>
          <w:color w:val="000000"/>
        </w:rPr>
        <w:t>, it is essentially unknown how stability landscapes change spatiotemporally across an ensemble of re</w:t>
      </w:r>
      <w:r w:rsidRPr="00D530A4">
        <w:rPr>
          <w:rFonts w:ascii="Times New Roman" w:eastAsia="Times New Roman" w:hAnsi="Times New Roman" w:cs="Times New Roman"/>
          <w:color w:val="000000"/>
        </w:rPr>
        <w:t>al ecosystems.</w:t>
      </w:r>
    </w:p>
    <w:sdt>
      <w:sdtPr>
        <w:rPr>
          <w:rFonts w:ascii="Times New Roman" w:hAnsi="Times New Roman" w:cs="Times New Roman"/>
        </w:rPr>
        <w:tag w:val="goog_rdk_136"/>
        <w:id w:val="1792488520"/>
      </w:sdtPr>
      <w:sdtEndPr/>
      <w:sdtContent>
        <w:p w14:paraId="00000079" w14:textId="77777777" w:rsidR="008E0D62" w:rsidRPr="00D530A4" w:rsidRDefault="00DC0722" w:rsidP="00D530A4">
          <w:pPr>
            <w:widowControl w:val="0"/>
            <w:spacing w:after="120" w:line="240" w:lineRule="auto"/>
            <w:rPr>
              <w:ins w:id="108" w:author="Jonathan Walter" w:date="2026-08-14T11:50:00Z"/>
              <w:rFonts w:ascii="Times New Roman" w:eastAsia="Times New Roman" w:hAnsi="Times New Roman" w:cs="Times New Roman"/>
              <w:color w:val="000000"/>
            </w:rPr>
          </w:pPr>
          <w:r w:rsidRPr="00D530A4">
            <w:rPr>
              <w:rFonts w:ascii="Times New Roman" w:eastAsia="Times New Roman" w:hAnsi="Times New Roman" w:cs="Times New Roman"/>
              <w:color w:val="000000"/>
            </w:rPr>
            <w:t xml:space="preserve">For climatic variables, we will focus on a selection of variables that influence lake ecosystem dynamics, including: precipitation form (snow vs. liquid), timing (late spring vs. summer), and magnitude (total and extreme events), lake ice-off date, summer </w:t>
          </w:r>
          <w:r w:rsidRPr="00D530A4">
            <w:rPr>
              <w:rFonts w:ascii="Times New Roman" w:eastAsia="Times New Roman" w:hAnsi="Times New Roman" w:cs="Times New Roman"/>
              <w:color w:val="000000"/>
            </w:rPr>
            <w:t>mean temperature, summer mean photosynthetically active radiation (PAR), and lake level</w:t>
          </w:r>
          <w:r w:rsidRPr="00D530A4">
            <w:rPr>
              <w:rFonts w:ascii="Times New Roman" w:eastAsia="Times New Roman" w:hAnsi="Times New Roman" w:cs="Times New Roman"/>
              <w:color w:val="000000"/>
              <w:vertAlign w:val="superscript"/>
            </w:rPr>
            <w:t>72</w:t>
          </w:r>
          <w:r w:rsidRPr="00D530A4">
            <w:rPr>
              <w:rFonts w:ascii="Times New Roman" w:eastAsia="Times New Roman" w:hAnsi="Times New Roman" w:cs="Times New Roman"/>
              <w:color w:val="000000"/>
            </w:rPr>
            <w:t>. Variation in climate drives interannual changes in physical and chemical conditions in lakes. For example, precipitation flushes nutrients and organic matter from wa</w:t>
          </w:r>
          <w:r w:rsidRPr="00D530A4">
            <w:rPr>
              <w:rFonts w:ascii="Times New Roman" w:eastAsia="Times New Roman" w:hAnsi="Times New Roman" w:cs="Times New Roman"/>
              <w:color w:val="000000"/>
            </w:rPr>
            <w:t>tersheds into lakes, altering nutrient availability and the light environment</w:t>
          </w:r>
          <w:r w:rsidRPr="00D530A4">
            <w:rPr>
              <w:rFonts w:ascii="Times New Roman" w:eastAsia="Times New Roman" w:hAnsi="Times New Roman" w:cs="Times New Roman"/>
              <w:color w:val="000000"/>
              <w:vertAlign w:val="superscript"/>
            </w:rPr>
            <w:t>74</w:t>
          </w:r>
          <w:r w:rsidRPr="00D530A4">
            <w:rPr>
              <w:rFonts w:ascii="Times New Roman" w:eastAsia="Times New Roman" w:hAnsi="Times New Roman" w:cs="Times New Roman"/>
              <w:color w:val="000000"/>
            </w:rPr>
            <w:t xml:space="preserve">. Ice-off dates influence algal dynamics and net carbon balance </w:t>
          </w:r>
          <w:r w:rsidRPr="00D530A4">
            <w:rPr>
              <w:rFonts w:ascii="Times New Roman" w:eastAsia="Times New Roman" w:hAnsi="Times New Roman" w:cs="Times New Roman"/>
              <w:color w:val="000000"/>
              <w:vertAlign w:val="superscript"/>
            </w:rPr>
            <w:t>39</w:t>
          </w:r>
          <w:r w:rsidRPr="00D530A4">
            <w:rPr>
              <w:rFonts w:ascii="Times New Roman" w:eastAsia="Times New Roman" w:hAnsi="Times New Roman" w:cs="Times New Roman"/>
              <w:color w:val="000000"/>
            </w:rPr>
            <w:t>, mixing and anoxia depths, and have varied widely in these lakes</w:t>
          </w:r>
          <w:r w:rsidRPr="00D530A4">
            <w:rPr>
              <w:rFonts w:ascii="Times New Roman" w:eastAsia="Times New Roman" w:hAnsi="Times New Roman" w:cs="Times New Roman"/>
              <w:color w:val="000000"/>
              <w:vertAlign w:val="superscript"/>
            </w:rPr>
            <w:t>57</w:t>
          </w:r>
          <w:r w:rsidRPr="00D530A4">
            <w:rPr>
              <w:rFonts w:ascii="Times New Roman" w:eastAsia="Times New Roman" w:hAnsi="Times New Roman" w:cs="Times New Roman"/>
              <w:color w:val="000000"/>
            </w:rPr>
            <w:t>. Light and temperature influence rates of p</w:t>
          </w:r>
          <w:r w:rsidRPr="00D530A4">
            <w:rPr>
              <w:rFonts w:ascii="Times New Roman" w:eastAsia="Times New Roman" w:hAnsi="Times New Roman" w:cs="Times New Roman"/>
              <w:color w:val="000000"/>
            </w:rPr>
            <w:t>rimary production and biogeochemical reactions</w:t>
          </w:r>
          <w:r w:rsidRPr="00D530A4">
            <w:rPr>
              <w:rFonts w:ascii="Times New Roman" w:eastAsia="Times New Roman" w:hAnsi="Times New Roman" w:cs="Times New Roman"/>
              <w:color w:val="000000"/>
              <w:vertAlign w:val="superscript"/>
            </w:rPr>
            <w:t>54</w:t>
          </w:r>
          <w:r w:rsidRPr="00D530A4">
            <w:rPr>
              <w:rFonts w:ascii="Times New Roman" w:eastAsia="Times New Roman" w:hAnsi="Times New Roman" w:cs="Times New Roman"/>
              <w:color w:val="000000"/>
            </w:rPr>
            <w:t>. Lake-groundwater interactions shape littoral plant communities and chemical concentrations</w:t>
          </w:r>
          <w:r w:rsidRPr="00D530A4">
            <w:rPr>
              <w:rFonts w:ascii="Times New Roman" w:eastAsia="Times New Roman" w:hAnsi="Times New Roman" w:cs="Times New Roman"/>
              <w:color w:val="000000"/>
              <w:vertAlign w:val="superscript"/>
            </w:rPr>
            <w:t>75,76</w:t>
          </w:r>
          <w:r w:rsidRPr="00D530A4">
            <w:rPr>
              <w:rFonts w:ascii="Times New Roman" w:eastAsia="Times New Roman" w:hAnsi="Times New Roman" w:cs="Times New Roman"/>
              <w:color w:val="000000"/>
            </w:rPr>
            <w:t>. To capture these potential effects, we will also consider annual summertime mean mixing depth, light extincti</w:t>
          </w:r>
          <w:r w:rsidRPr="00D530A4">
            <w:rPr>
              <w:rFonts w:ascii="Times New Roman" w:eastAsia="Times New Roman" w:hAnsi="Times New Roman" w:cs="Times New Roman"/>
              <w:color w:val="000000"/>
            </w:rPr>
            <w:t>on, concentrations of DOC, total and dissolved N and P concentrations, lake level, chlorophyll concentrations, and macrophyte biomass.</w:t>
          </w:r>
          <w:sdt>
            <w:sdtPr>
              <w:rPr>
                <w:rFonts w:ascii="Times New Roman" w:hAnsi="Times New Roman" w:cs="Times New Roman"/>
              </w:rPr>
              <w:tag w:val="goog_rdk_135"/>
              <w:id w:val="-1396153702"/>
            </w:sdtPr>
            <w:sdtEndPr/>
            <w:sdtContent/>
          </w:sdt>
        </w:p>
      </w:sdtContent>
    </w:sdt>
    <w:sdt>
      <w:sdtPr>
        <w:rPr>
          <w:rFonts w:ascii="Times New Roman" w:hAnsi="Times New Roman" w:cs="Times New Roman"/>
        </w:rPr>
        <w:tag w:val="goog_rdk_139"/>
        <w:id w:val="1271784481"/>
      </w:sdtPr>
      <w:sdtEndPr/>
      <w:sdtContent>
        <w:p w14:paraId="0000007A" w14:textId="77777777" w:rsidR="008E0D62" w:rsidRPr="00D530A4" w:rsidRDefault="00DC0722" w:rsidP="00D530A4">
          <w:pPr>
            <w:widowControl w:val="0"/>
            <w:spacing w:after="120" w:line="240" w:lineRule="auto"/>
            <w:rPr>
              <w:ins w:id="109" w:author="Jonathan Walter" w:date="2026-08-14T11:50:00Z"/>
              <w:rFonts w:ascii="Times New Roman" w:eastAsia="Times New Roman" w:hAnsi="Times New Roman" w:cs="Times New Roman"/>
              <w:color w:val="000000"/>
            </w:rPr>
          </w:pPr>
          <w:sdt>
            <w:sdtPr>
              <w:rPr>
                <w:rFonts w:ascii="Times New Roman" w:hAnsi="Times New Roman" w:cs="Times New Roman"/>
              </w:rPr>
              <w:tag w:val="goog_rdk_137"/>
              <w:id w:val="1719106581"/>
            </w:sdtPr>
            <w:sdtEndPr/>
            <w:sdtContent>
              <w:ins w:id="110" w:author="Jonathan Walter" w:date="2026-08-14T11:50:00Z">
                <w:r w:rsidRPr="00D530A4">
                  <w:rPr>
                    <w:rFonts w:ascii="Times New Roman" w:eastAsia="Times New Roman" w:hAnsi="Times New Roman" w:cs="Times New Roman"/>
                    <w:color w:val="000000"/>
                  </w:rPr>
                  <w:t>It is widely understood that the diversity and structure of biotic communities shapes their stability and resilience.</w:t>
                </w:r>
                <w:r w:rsidRPr="00D530A4">
                  <w:rPr>
                    <w:rFonts w:ascii="Times New Roman" w:eastAsia="Times New Roman" w:hAnsi="Times New Roman" w:cs="Times New Roman"/>
                    <w:color w:val="000000"/>
                  </w:rPr>
                  <w:t xml:space="preserve"> For example, it has commonly been observed that more taxonomically and/or functionally diverse communities exhibit greater stability (REFS), although the diversity-stability relationship may depend on food web topology when multiple trophic levels are con</w:t>
                </w:r>
                <w:r w:rsidRPr="00D530A4">
                  <w:rPr>
                    <w:rFonts w:ascii="Times New Roman" w:eastAsia="Times New Roman" w:hAnsi="Times New Roman" w:cs="Times New Roman"/>
                    <w:color w:val="000000"/>
                  </w:rPr>
                  <w:t xml:space="preserve">sidered (REFS). The study lakes have had their biotic communities regularly sampled, enabling tests of how biotic community diversity and structure are related to variation in </w:t>
                </w:r>
              </w:ins>
              <w:sdt>
                <w:sdtPr>
                  <w:rPr>
                    <w:rFonts w:ascii="Times New Roman" w:hAnsi="Times New Roman" w:cs="Times New Roman"/>
                  </w:rPr>
                  <w:tag w:val="goog_rdk_138"/>
                  <w:id w:val="603117909"/>
                </w:sdtPr>
                <w:sdtEndPr/>
                <w:sdtContent>
                  <w:commentRangeStart w:id="111"/>
                </w:sdtContent>
              </w:sdt>
              <w:ins w:id="112" w:author="Jonathan Walter" w:date="2026-08-14T11:50:00Z">
                <w:r w:rsidRPr="00D530A4">
                  <w:rPr>
                    <w:rFonts w:ascii="Times New Roman" w:eastAsia="Times New Roman" w:hAnsi="Times New Roman" w:cs="Times New Roman"/>
                    <w:color w:val="000000"/>
                  </w:rPr>
                  <w:t>ecosystem stability</w:t>
                </w:r>
                <w:commentRangeEnd w:id="111"/>
                <w:r w:rsidRPr="00D530A4">
                  <w:rPr>
                    <w:rFonts w:ascii="Times New Roman" w:hAnsi="Times New Roman" w:cs="Times New Roman"/>
                  </w:rPr>
                  <w:commentReference w:id="111"/>
                </w:r>
                <w:r w:rsidRPr="00D530A4">
                  <w:rPr>
                    <w:rFonts w:ascii="Times New Roman" w:eastAsia="Times New Roman" w:hAnsi="Times New Roman" w:cs="Times New Roman"/>
                    <w:color w:val="000000"/>
                  </w:rPr>
                  <w:t xml:space="preserve"> landscapes.</w:t>
                </w:r>
              </w:ins>
            </w:sdtContent>
          </w:sdt>
        </w:p>
      </w:sdtContent>
    </w:sdt>
    <w:p w14:paraId="0000007B" w14:textId="77777777" w:rsidR="008E0D62" w:rsidRPr="00D530A4" w:rsidRDefault="00DC0722" w:rsidP="00D530A4">
      <w:pPr>
        <w:widowControl w:val="0"/>
        <w:spacing w:after="120" w:line="240" w:lineRule="auto"/>
        <w:rPr>
          <w:rFonts w:ascii="Times New Roman" w:eastAsia="Times New Roman" w:hAnsi="Times New Roman" w:cs="Times New Roman"/>
          <w:color w:val="000000"/>
        </w:rPr>
      </w:pPr>
      <w:sdt>
        <w:sdtPr>
          <w:rPr>
            <w:rFonts w:ascii="Times New Roman" w:hAnsi="Times New Roman" w:cs="Times New Roman"/>
          </w:rPr>
          <w:tag w:val="goog_rdk_140"/>
          <w:id w:val="1810971448"/>
        </w:sdtPr>
        <w:sdtEndPr/>
        <w:sdtContent>
          <w:ins w:id="113" w:author="Jonathan Walter" w:date="2026-08-14T11:50:00Z">
            <w:r w:rsidRPr="00D530A4">
              <w:rPr>
                <w:rFonts w:ascii="Times New Roman" w:eastAsia="Times New Roman" w:hAnsi="Times New Roman" w:cs="Times New Roman"/>
                <w:color w:val="000000"/>
              </w:rPr>
              <w:t xml:space="preserve">To quantify the complexity of biotic communities, we will combine field data with an AI-driven food web reconstruction method [Synthesizing Parameters for Ecosystem Modelling with LLMs (SPELL); </w:t>
            </w:r>
            <w:proofErr w:type="spellStart"/>
            <w:r w:rsidRPr="00D530A4">
              <w:rPr>
                <w:rFonts w:ascii="Times New Roman" w:eastAsia="Times New Roman" w:hAnsi="Times New Roman" w:cs="Times New Roman"/>
                <w:color w:val="000000"/>
              </w:rPr>
              <w:t>Spillias</w:t>
            </w:r>
            <w:proofErr w:type="spellEnd"/>
            <w:r w:rsidRPr="00D530A4">
              <w:rPr>
                <w:rFonts w:ascii="Times New Roman" w:eastAsia="Times New Roman" w:hAnsi="Times New Roman" w:cs="Times New Roman"/>
                <w:color w:val="000000"/>
              </w:rPr>
              <w:t xml:space="preserve"> et al. 2026]. Empirical data from regular field sampl</w:t>
            </w:r>
            <w:r w:rsidRPr="00D530A4">
              <w:rPr>
                <w:rFonts w:ascii="Times New Roman" w:eastAsia="Times New Roman" w:hAnsi="Times New Roman" w:cs="Times New Roman"/>
                <w:color w:val="000000"/>
              </w:rPr>
              <w:t xml:space="preserve">ing will be used to determine species lists (inclusive of </w:t>
            </w:r>
          </w:ins>
          <w:sdt>
            <w:sdtPr>
              <w:rPr>
                <w:rFonts w:ascii="Times New Roman" w:hAnsi="Times New Roman" w:cs="Times New Roman"/>
              </w:rPr>
              <w:tag w:val="goog_rdk_141"/>
              <w:id w:val="752143922"/>
            </w:sdtPr>
            <w:sdtEndPr/>
            <w:sdtContent>
              <w:commentRangeStart w:id="114"/>
            </w:sdtContent>
          </w:sdt>
          <w:ins w:id="115" w:author="Jonathan Walter" w:date="2026-08-14T11:50:00Z">
            <w:r w:rsidRPr="00D530A4">
              <w:rPr>
                <w:rFonts w:ascii="Times New Roman" w:eastAsia="Times New Roman" w:hAnsi="Times New Roman" w:cs="Times New Roman"/>
                <w:color w:val="000000"/>
              </w:rPr>
              <w:t>phytoplankton, zooplankton, macroinvertebrates, and fish</w:t>
            </w:r>
            <w:commentRangeEnd w:id="114"/>
            <w:r w:rsidRPr="00D530A4">
              <w:rPr>
                <w:rFonts w:ascii="Times New Roman" w:hAnsi="Times New Roman" w:cs="Times New Roman"/>
              </w:rPr>
              <w:commentReference w:id="114"/>
            </w:r>
            <w:r w:rsidRPr="00D530A4">
              <w:rPr>
                <w:rFonts w:ascii="Times New Roman" w:eastAsia="Times New Roman" w:hAnsi="Times New Roman" w:cs="Times New Roman"/>
                <w:color w:val="000000"/>
              </w:rPr>
              <w:t>) and species richness for each lake. We will use SPELL to assign species to functional groups, facilitating quantification of functional</w:t>
            </w:r>
            <w:r w:rsidRPr="00D530A4">
              <w:rPr>
                <w:rFonts w:ascii="Times New Roman" w:eastAsia="Times New Roman" w:hAnsi="Times New Roman" w:cs="Times New Roman"/>
                <w:color w:val="000000"/>
              </w:rPr>
              <w:t xml:space="preserve"> richness. We will also use SPELL to reconstruct the </w:t>
            </w:r>
            <w:r w:rsidRPr="00D530A4">
              <w:rPr>
                <w:rFonts w:ascii="Times New Roman" w:eastAsia="Times New Roman" w:hAnsi="Times New Roman" w:cs="Times New Roman"/>
                <w:color w:val="000000"/>
              </w:rPr>
              <w:lastRenderedPageBreak/>
              <w:t xml:space="preserve">trophic interaction matrix for each lake, enabling quantification of metrics shown in prior research to link food web structure to stability including </w:t>
            </w:r>
          </w:ins>
          <w:customXmlInsRangeStart w:id="116" w:author="Jonathan Walter" w:date="2026-08-14T11:50:00Z"/>
          <w:sdt>
            <w:sdtPr>
              <w:rPr>
                <w:rFonts w:ascii="Times New Roman" w:hAnsi="Times New Roman" w:cs="Times New Roman"/>
              </w:rPr>
              <w:tag w:val="goog_rdk_142"/>
              <w:id w:val="1385955999"/>
            </w:sdtPr>
            <w:sdtEndPr/>
            <w:sdtContent>
              <w:customXmlInsRangeEnd w:id="116"/>
              <w:commentRangeStart w:id="117"/>
              <w:customXmlInsRangeStart w:id="118" w:author="Jonathan Walter" w:date="2026-08-14T11:50:00Z"/>
            </w:sdtContent>
          </w:sdt>
          <w:customXmlInsRangeEnd w:id="118"/>
          <w:customXmlInsRangeStart w:id="119" w:author="Jonathan Walter" w:date="2026-08-14T11:50:00Z"/>
          <w:sdt>
            <w:sdtPr>
              <w:rPr>
                <w:rFonts w:ascii="Times New Roman" w:hAnsi="Times New Roman" w:cs="Times New Roman"/>
              </w:rPr>
              <w:tag w:val="goog_rdk_143"/>
              <w:id w:val="-720393222"/>
            </w:sdtPr>
            <w:sdtEndPr/>
            <w:sdtContent>
              <w:customXmlInsRangeEnd w:id="119"/>
              <w:commentRangeStart w:id="120"/>
              <w:customXmlInsRangeStart w:id="121" w:author="Jonathan Walter" w:date="2026-08-14T11:50:00Z"/>
            </w:sdtContent>
          </w:sdt>
          <w:customXmlInsRangeEnd w:id="121"/>
          <w:ins w:id="122" w:author="Jonathan Walter" w:date="2026-08-14T11:50:00Z">
            <w:r w:rsidRPr="00D530A4">
              <w:rPr>
                <w:rFonts w:ascii="Times New Roman" w:eastAsia="Times New Roman" w:hAnsi="Times New Roman" w:cs="Times New Roman"/>
                <w:color w:val="000000"/>
              </w:rPr>
              <w:t>food chain length (REFS) and mean interaction st</w:t>
            </w:r>
            <w:r w:rsidRPr="00D530A4">
              <w:rPr>
                <w:rFonts w:ascii="Times New Roman" w:eastAsia="Times New Roman" w:hAnsi="Times New Roman" w:cs="Times New Roman"/>
                <w:color w:val="000000"/>
              </w:rPr>
              <w:t xml:space="preserve">rength (REFS). </w:t>
            </w:r>
            <w:commentRangeEnd w:id="117"/>
            <w:r w:rsidRPr="00D530A4">
              <w:rPr>
                <w:rFonts w:ascii="Times New Roman" w:hAnsi="Times New Roman" w:cs="Times New Roman"/>
              </w:rPr>
              <w:commentReference w:id="117"/>
            </w:r>
            <w:commentRangeEnd w:id="120"/>
            <w:r w:rsidRPr="00D530A4">
              <w:rPr>
                <w:rFonts w:ascii="Times New Roman" w:hAnsi="Times New Roman" w:cs="Times New Roman"/>
              </w:rPr>
              <w:commentReference w:id="120"/>
            </w:r>
            <w:r w:rsidRPr="00D530A4">
              <w:rPr>
                <w:rFonts w:ascii="Times New Roman" w:eastAsia="Times New Roman" w:hAnsi="Times New Roman" w:cs="Times New Roman"/>
                <w:color w:val="000000"/>
              </w:rPr>
              <w:t>AI-generated food webs will be validated based on expert knowledge and existing food webs for some study lakes (REFS—Tyler’s work).</w:t>
            </w:r>
          </w:ins>
        </w:sdtContent>
      </w:sdt>
    </w:p>
    <w:p w14:paraId="0000007C" w14:textId="77777777" w:rsidR="008E0D62" w:rsidRPr="00D530A4" w:rsidRDefault="00DC0722" w:rsidP="00D530A4">
      <w:pPr>
        <w:widowControl w:val="0"/>
        <w:spacing w:after="120" w:line="240" w:lineRule="auto"/>
        <w:rPr>
          <w:rFonts w:ascii="Times New Roman" w:eastAsia="Times New Roman" w:hAnsi="Times New Roman" w:cs="Times New Roman"/>
          <w:color w:val="000000"/>
        </w:rPr>
      </w:pPr>
      <w:r w:rsidRPr="00D530A4">
        <w:rPr>
          <w:rFonts w:ascii="Times New Roman" w:eastAsia="Times New Roman" w:hAnsi="Times New Roman" w:cs="Times New Roman"/>
          <w:color w:val="000000"/>
        </w:rPr>
        <w:t xml:space="preserve">For static ecosystem characteristics, we will focus on landscape position, drainage ratio, residence </w:t>
      </w:r>
      <w:r w:rsidRPr="00D530A4">
        <w:rPr>
          <w:rFonts w:ascii="Times New Roman" w:eastAsia="Times New Roman" w:hAnsi="Times New Roman" w:cs="Times New Roman"/>
          <w:color w:val="000000"/>
        </w:rPr>
        <w:t>time, lake morphometry, and food chain length. Land use does not vary substantially among these lakes, but hydrologic connectivity, residence time, and landscape position influence chemical conditions</w:t>
      </w:r>
      <w:r w:rsidRPr="00D530A4">
        <w:rPr>
          <w:rFonts w:ascii="Times New Roman" w:eastAsia="Times New Roman" w:hAnsi="Times New Roman" w:cs="Times New Roman"/>
          <w:color w:val="000000"/>
          <w:vertAlign w:val="superscript"/>
        </w:rPr>
        <w:t>41,77</w:t>
      </w:r>
      <w:r w:rsidRPr="00D530A4">
        <w:rPr>
          <w:rFonts w:ascii="Times New Roman" w:eastAsia="Times New Roman" w:hAnsi="Times New Roman" w:cs="Times New Roman"/>
          <w:color w:val="000000"/>
        </w:rPr>
        <w:t xml:space="preserve">. </w:t>
      </w:r>
      <w:sdt>
        <w:sdtPr>
          <w:rPr>
            <w:rFonts w:ascii="Times New Roman" w:hAnsi="Times New Roman" w:cs="Times New Roman"/>
          </w:rPr>
          <w:tag w:val="goog_rdk_144"/>
          <w:id w:val="-529987474"/>
        </w:sdtPr>
        <w:sdtEndPr/>
        <w:sdtContent>
          <w:sdt>
            <w:sdtPr>
              <w:rPr>
                <w:rFonts w:ascii="Times New Roman" w:hAnsi="Times New Roman" w:cs="Times New Roman"/>
              </w:rPr>
              <w:tag w:val="goog_rdk_145"/>
              <w:id w:val="-321475633"/>
            </w:sdtPr>
            <w:sdtEndPr/>
            <w:sdtContent>
              <w:ins w:id="123" w:author="Jonathan Walter" w:date="2026-10-07T18:40:00Z">
                <w:r w:rsidRPr="00D530A4">
                  <w:rPr>
                    <w:rFonts w:ascii="Times New Roman" w:eastAsia="Times New Roman" w:hAnsi="Times New Roman" w:cs="Times New Roman"/>
                    <w:rPrChange w:id="124" w:author="Jonathan Walter" w:date="2026-10-07T18:40:00Z">
                      <w:rPr>
                        <w:rFonts w:ascii="Times New Roman" w:eastAsia="Times New Roman" w:hAnsi="Times New Roman" w:cs="Times New Roman"/>
                        <w:color w:val="000000"/>
                      </w:rPr>
                    </w:rPrChange>
                  </w:rPr>
                  <w:t>Lake</w:t>
                </w:r>
              </w:ins>
            </w:sdtContent>
          </w:sdt>
        </w:sdtContent>
      </w:sdt>
      <w:sdt>
        <w:sdtPr>
          <w:rPr>
            <w:rFonts w:ascii="Times New Roman" w:hAnsi="Times New Roman" w:cs="Times New Roman"/>
          </w:rPr>
          <w:tag w:val="goog_rdk_146"/>
          <w:id w:val="-1082609269"/>
        </w:sdtPr>
        <w:sdtEndPr/>
        <w:sdtContent>
          <w:sdt>
            <w:sdtPr>
              <w:rPr>
                <w:rFonts w:ascii="Times New Roman" w:hAnsi="Times New Roman" w:cs="Times New Roman"/>
              </w:rPr>
              <w:tag w:val="goog_rdk_147"/>
              <w:id w:val="-51194546"/>
            </w:sdtPr>
            <w:sdtEndPr/>
            <w:sdtContent>
              <w:del w:id="125" w:author="Jonathan Walter" w:date="2026-10-07T18:40:00Z">
                <w:r w:rsidRPr="00D530A4">
                  <w:rPr>
                    <w:rFonts w:ascii="Times New Roman" w:eastAsia="Times New Roman" w:hAnsi="Times New Roman" w:cs="Times New Roman"/>
                    <w:rPrChange w:id="126" w:author="Jonathan Walter" w:date="2026-10-07T18:40:00Z">
                      <w:rPr>
                        <w:rFonts w:ascii="Times New Roman" w:eastAsia="Times New Roman" w:hAnsi="Times New Roman" w:cs="Times New Roman"/>
                        <w:color w:val="000000"/>
                      </w:rPr>
                    </w:rPrChange>
                  </w:rPr>
                  <w:delText>Basin</w:delText>
                </w:r>
              </w:del>
            </w:sdtContent>
          </w:sdt>
        </w:sdtContent>
      </w:sdt>
      <w:r w:rsidRPr="00D530A4">
        <w:rPr>
          <w:rFonts w:ascii="Times New Roman" w:eastAsia="Times New Roman" w:hAnsi="Times New Roman" w:cs="Times New Roman"/>
          <w:color w:val="000000"/>
        </w:rPr>
        <w:t xml:space="preserve"> morphometry</w:t>
      </w:r>
      <w:r w:rsidRPr="00D530A4">
        <w:rPr>
          <w:rFonts w:ascii="Times New Roman" w:eastAsia="Times New Roman" w:hAnsi="Times New Roman" w:cs="Times New Roman"/>
          <w:color w:val="000000"/>
        </w:rPr>
        <w:t xml:space="preserve"> also modifies the effect of climate-varying physicochemical changes on primary production; for example, changes in light attenuation with DOC influence the volume of littoral habitat supporting benthic primary production</w:t>
      </w:r>
      <w:r w:rsidRPr="00D530A4">
        <w:rPr>
          <w:rFonts w:ascii="Times New Roman" w:eastAsia="Times New Roman" w:hAnsi="Times New Roman" w:cs="Times New Roman"/>
          <w:color w:val="000000"/>
          <w:vertAlign w:val="superscript"/>
        </w:rPr>
        <w:t>78</w:t>
      </w:r>
      <w:r w:rsidRPr="00D530A4">
        <w:rPr>
          <w:rFonts w:ascii="Times New Roman" w:eastAsia="Times New Roman" w:hAnsi="Times New Roman" w:cs="Times New Roman"/>
          <w:color w:val="000000"/>
        </w:rPr>
        <w:t xml:space="preserve">. Lake drainage ratio (watershed </w:t>
      </w:r>
      <w:r w:rsidRPr="00D530A4">
        <w:rPr>
          <w:rFonts w:ascii="Times New Roman" w:eastAsia="Times New Roman" w:hAnsi="Times New Roman" w:cs="Times New Roman"/>
          <w:color w:val="000000"/>
        </w:rPr>
        <w:t>area/surface area) is an indicator of the susceptibility to external influences, especially those related to runoff from the surrounding watershed</w:t>
      </w:r>
      <w:r w:rsidRPr="00D530A4">
        <w:rPr>
          <w:rFonts w:ascii="Times New Roman" w:eastAsia="Times New Roman" w:hAnsi="Times New Roman" w:cs="Times New Roman"/>
          <w:color w:val="000000"/>
          <w:vertAlign w:val="superscript"/>
        </w:rPr>
        <w:t>79</w:t>
      </w:r>
      <w:r w:rsidRPr="00D530A4">
        <w:rPr>
          <w:rFonts w:ascii="Times New Roman" w:eastAsia="Times New Roman" w:hAnsi="Times New Roman" w:cs="Times New Roman"/>
          <w:color w:val="000000"/>
        </w:rPr>
        <w:t>. Food chain length will be estimated from extensive community data and is an indicator of the strength of t</w:t>
      </w:r>
      <w:r w:rsidRPr="00D530A4">
        <w:rPr>
          <w:rFonts w:ascii="Times New Roman" w:eastAsia="Times New Roman" w:hAnsi="Times New Roman" w:cs="Times New Roman"/>
          <w:color w:val="000000"/>
        </w:rPr>
        <w:t>op-down internal feedbacks</w:t>
      </w:r>
      <w:r w:rsidRPr="00D530A4">
        <w:rPr>
          <w:rFonts w:ascii="Times New Roman" w:eastAsia="Times New Roman" w:hAnsi="Times New Roman" w:cs="Times New Roman"/>
          <w:color w:val="000000"/>
          <w:vertAlign w:val="superscript"/>
        </w:rPr>
        <w:t>80</w:t>
      </w:r>
      <w:r w:rsidRPr="00D530A4">
        <w:rPr>
          <w:rFonts w:ascii="Times New Roman" w:eastAsia="Times New Roman" w:hAnsi="Times New Roman" w:cs="Times New Roman"/>
          <w:color w:val="000000"/>
        </w:rPr>
        <w:t xml:space="preserve">. </w:t>
      </w:r>
      <w:r w:rsidRPr="00D530A4">
        <w:rPr>
          <w:rFonts w:ascii="Times New Roman" w:eastAsia="Times New Roman" w:hAnsi="Times New Roman" w:cs="Times New Roman"/>
          <w:i/>
          <w:iCs/>
          <w:color w:val="000000"/>
        </w:rPr>
        <w:t>This collection of lake</w:t>
      </w:r>
      <w:sdt>
        <w:sdtPr>
          <w:rPr>
            <w:rFonts w:ascii="Times New Roman" w:hAnsi="Times New Roman" w:cs="Times New Roman"/>
          </w:rPr>
          <w:tag w:val="goog_rdk_148"/>
          <w:id w:val="-10367501"/>
        </w:sdtPr>
        <w:sdtEndPr/>
        <w:sdtContent>
          <w:ins w:id="127" w:author="Jonathan Walter" w:date="2026-08-14T11:52:00Z">
            <w:r w:rsidRPr="00D530A4">
              <w:rPr>
                <w:rFonts w:ascii="Times New Roman" w:eastAsia="Times New Roman" w:hAnsi="Times New Roman" w:cs="Times New Roman"/>
                <w:i/>
                <w:iCs/>
                <w:color w:val="000000"/>
              </w:rPr>
              <w:t>, biotic community,</w:t>
            </w:r>
          </w:ins>
        </w:sdtContent>
      </w:sdt>
      <w:r w:rsidRPr="00D530A4">
        <w:rPr>
          <w:rFonts w:ascii="Times New Roman" w:eastAsia="Times New Roman" w:hAnsi="Times New Roman" w:cs="Times New Roman"/>
          <w:i/>
          <w:iCs/>
          <w:color w:val="000000"/>
        </w:rPr>
        <w:t xml:space="preserve"> and climatic variables captures important drivers of among-lake variation, but other variables collected by the various programs will also be considered in the statistical analysis.</w:t>
      </w:r>
    </w:p>
    <w:p w14:paraId="0000007D" w14:textId="77777777" w:rsidR="008E0D62" w:rsidRPr="00D530A4" w:rsidRDefault="00DC0722" w:rsidP="00D530A4">
      <w:pPr>
        <w:widowControl w:val="0"/>
        <w:spacing w:after="120" w:line="240" w:lineRule="auto"/>
        <w:rPr>
          <w:rFonts w:ascii="Times New Roman" w:eastAsia="Times New Roman" w:hAnsi="Times New Roman" w:cs="Times New Roman"/>
          <w:color w:val="000000"/>
        </w:rPr>
      </w:pPr>
      <w:r w:rsidRPr="00D530A4">
        <w:rPr>
          <w:rFonts w:ascii="Times New Roman" w:eastAsia="Times New Roman" w:hAnsi="Times New Roman" w:cs="Times New Roman"/>
          <w:color w:val="000000"/>
        </w:rPr>
        <w:t>Focusing on 70 lake-years without ecosystem manipulations, we will use multivariate linear models (MLMs) to test for effects of ecosystem characteristics and climate variables on lake stability landscapes. MLMs are similar to linear models for a single re</w:t>
      </w:r>
      <w:r w:rsidRPr="00D530A4">
        <w:rPr>
          <w:rFonts w:ascii="Times New Roman" w:eastAsia="Times New Roman" w:hAnsi="Times New Roman" w:cs="Times New Roman"/>
          <w:color w:val="000000"/>
        </w:rPr>
        <w:t>sponse variable in that they fit a regression coefficient for each predictor and response variable but differ in that they account for correlations among the predictors’ effects when performing significance tests. Thus, this approach tests how each covaria</w:t>
      </w:r>
      <w:r w:rsidRPr="00D530A4">
        <w:rPr>
          <w:rFonts w:ascii="Times New Roman" w:eastAsia="Times New Roman" w:hAnsi="Times New Roman" w:cs="Times New Roman"/>
          <w:color w:val="000000"/>
        </w:rPr>
        <w:t>te affects distinct characteristics of the stability landscape while limiting type-1 error rates that are inflated by multiple testing. We will use the combination of stability landscape descriptor variables justified above (Figure 3) as the multivariate r</w:t>
      </w:r>
      <w:r w:rsidRPr="00D530A4">
        <w:rPr>
          <w:rFonts w:ascii="Times New Roman" w:eastAsia="Times New Roman" w:hAnsi="Times New Roman" w:cs="Times New Roman"/>
          <w:color w:val="000000"/>
        </w:rPr>
        <w:t xml:space="preserve">esponse in MLM regression. Due to the substantial number of explanatory variables with grounded mechanistic links to </w:t>
      </w:r>
      <w:r w:rsidRPr="00D530A4">
        <w:rPr>
          <w:rFonts w:ascii="Times New Roman" w:eastAsia="Times New Roman" w:hAnsi="Times New Roman" w:cs="Times New Roman"/>
          <w:b/>
          <w:bCs/>
          <w:color w:val="000000"/>
        </w:rPr>
        <w:t>H2.1</w:t>
      </w:r>
      <w:r w:rsidRPr="00D530A4">
        <w:rPr>
          <w:rFonts w:ascii="Times New Roman" w:eastAsia="Times New Roman" w:hAnsi="Times New Roman" w:cs="Times New Roman"/>
          <w:color w:val="000000"/>
        </w:rPr>
        <w:t xml:space="preserve"> (biocomplexity and connectivity drive spatial variation) and </w:t>
      </w:r>
      <w:r w:rsidRPr="00D530A4">
        <w:rPr>
          <w:rFonts w:ascii="Times New Roman" w:eastAsia="Times New Roman" w:hAnsi="Times New Roman" w:cs="Times New Roman"/>
          <w:b/>
          <w:bCs/>
          <w:color w:val="000000"/>
        </w:rPr>
        <w:t>H2.2</w:t>
      </w:r>
      <w:r w:rsidRPr="00D530A4">
        <w:rPr>
          <w:rFonts w:ascii="Times New Roman" w:eastAsia="Times New Roman" w:hAnsi="Times New Roman" w:cs="Times New Roman"/>
          <w:color w:val="000000"/>
        </w:rPr>
        <w:t xml:space="preserve"> (temporal patterns can be attributed to climate variability), we wil</w:t>
      </w:r>
      <w:r w:rsidRPr="00D530A4">
        <w:rPr>
          <w:rFonts w:ascii="Times New Roman" w:eastAsia="Times New Roman" w:hAnsi="Times New Roman" w:cs="Times New Roman"/>
          <w:color w:val="000000"/>
        </w:rPr>
        <w:t>l use cross-validation-based model selection</w:t>
      </w:r>
      <w:r w:rsidRPr="00D530A4">
        <w:rPr>
          <w:rFonts w:ascii="Times New Roman" w:eastAsia="Times New Roman" w:hAnsi="Times New Roman" w:cs="Times New Roman"/>
          <w:color w:val="000000"/>
          <w:vertAlign w:val="superscript"/>
        </w:rPr>
        <w:t>81</w:t>
      </w:r>
      <w:r w:rsidRPr="00D530A4">
        <w:rPr>
          <w:rFonts w:ascii="Times New Roman" w:eastAsia="Times New Roman" w:hAnsi="Times New Roman" w:cs="Times New Roman"/>
          <w:color w:val="000000"/>
        </w:rPr>
        <w:t xml:space="preserve"> to identify a parsimonious model of spatiotemporal variation in stability landscapes, from which we can evaluate support for these hypotheses.</w:t>
      </w:r>
    </w:p>
    <w:p w14:paraId="0000007E" w14:textId="77777777" w:rsidR="008E0D62" w:rsidRPr="00D530A4" w:rsidRDefault="00DC0722" w:rsidP="00D530A4">
      <w:pPr>
        <w:widowControl w:val="0"/>
        <w:spacing w:after="120" w:line="240" w:lineRule="auto"/>
        <w:rPr>
          <w:rFonts w:ascii="Times New Roman" w:eastAsia="Times New Roman" w:hAnsi="Times New Roman" w:cs="Times New Roman"/>
          <w:color w:val="000000"/>
        </w:rPr>
      </w:pPr>
      <w:r w:rsidRPr="00D530A4">
        <w:rPr>
          <w:rFonts w:ascii="Times New Roman" w:eastAsia="Times New Roman" w:hAnsi="Times New Roman" w:cs="Times New Roman"/>
          <w:color w:val="000000"/>
        </w:rPr>
        <w:t xml:space="preserve">Supporting </w:t>
      </w:r>
      <w:r w:rsidRPr="00D530A4">
        <w:rPr>
          <w:rFonts w:ascii="Times New Roman" w:eastAsia="Times New Roman" w:hAnsi="Times New Roman" w:cs="Times New Roman"/>
          <w:b/>
          <w:bCs/>
          <w:color w:val="000000"/>
        </w:rPr>
        <w:t>H2.2</w:t>
      </w:r>
      <w:r w:rsidRPr="00D530A4">
        <w:rPr>
          <w:rFonts w:ascii="Times New Roman" w:eastAsia="Times New Roman" w:hAnsi="Times New Roman" w:cs="Times New Roman"/>
          <w:color w:val="000000"/>
        </w:rPr>
        <w:t xml:space="preserve">, preliminary results (Figure 4) show considerable </w:t>
      </w:r>
      <w:r w:rsidRPr="00D530A4">
        <w:rPr>
          <w:rFonts w:ascii="Times New Roman" w:eastAsia="Times New Roman" w:hAnsi="Times New Roman" w:cs="Times New Roman"/>
          <w:color w:val="000000"/>
        </w:rPr>
        <w:t>variation in stability landscapes. Comparing the year of earliest ice-off (2012) and latest (2013), we observed a shift in all equilibria toward lower DO values in the late ice-off year. The stability landscapes in 2021 and 2022, while appearing more simil</w:t>
      </w:r>
      <w:r w:rsidRPr="00D530A4">
        <w:rPr>
          <w:rFonts w:ascii="Times New Roman" w:eastAsia="Times New Roman" w:hAnsi="Times New Roman" w:cs="Times New Roman"/>
          <w:color w:val="000000"/>
        </w:rPr>
        <w:t>ar to each other than in 2012 and 2013, also varied (Figure 4). Other differences between the year pairs may be explained by ecosystem manipulations (</w:t>
      </w:r>
      <w:r w:rsidRPr="00D530A4">
        <w:rPr>
          <w:rFonts w:ascii="Times New Roman" w:eastAsia="Times New Roman" w:hAnsi="Times New Roman" w:cs="Times New Roman"/>
          <w:i/>
          <w:iCs/>
          <w:color w:val="000000"/>
        </w:rPr>
        <w:t>Objective 3</w:t>
      </w:r>
      <w:r w:rsidRPr="00D530A4">
        <w:rPr>
          <w:rFonts w:ascii="Times New Roman" w:eastAsia="Times New Roman" w:hAnsi="Times New Roman" w:cs="Times New Roman"/>
          <w:color w:val="000000"/>
        </w:rPr>
        <w:t>). Formal analysis involving many lake-years and explanatory variables will facilitate inferenc</w:t>
      </w:r>
      <w:r w:rsidRPr="00D530A4">
        <w:rPr>
          <w:rFonts w:ascii="Times New Roman" w:eastAsia="Times New Roman" w:hAnsi="Times New Roman" w:cs="Times New Roman"/>
          <w:color w:val="000000"/>
        </w:rPr>
        <w:t>e into the consistency and likely causes of these differences.</w:t>
      </w:r>
    </w:p>
    <w:p w14:paraId="0000007F" w14:textId="77777777" w:rsidR="008E0D62" w:rsidRPr="00D530A4" w:rsidRDefault="00DC0722" w:rsidP="00D530A4">
      <w:pPr>
        <w:widowControl w:val="0"/>
        <w:spacing w:after="120" w:line="240" w:lineRule="auto"/>
        <w:rPr>
          <w:rFonts w:ascii="Times New Roman" w:eastAsia="Times New Roman" w:hAnsi="Times New Roman" w:cs="Times New Roman"/>
          <w:color w:val="000000"/>
        </w:rPr>
      </w:pPr>
      <w:r w:rsidRPr="00D530A4">
        <w:rPr>
          <w:rFonts w:ascii="Times New Roman" w:eastAsia="Times New Roman" w:hAnsi="Times New Roman" w:cs="Times New Roman"/>
          <w:b/>
          <w:bCs/>
          <w:i/>
          <w:iCs/>
          <w:color w:val="000000"/>
        </w:rPr>
        <w:t>Objective 3: How ecosystem manipulations shape stability.</w:t>
      </w:r>
      <w:r w:rsidRPr="00D530A4">
        <w:rPr>
          <w:rFonts w:ascii="Times New Roman" w:eastAsia="Times New Roman" w:hAnsi="Times New Roman" w:cs="Times New Roman"/>
          <w:b/>
          <w:bCs/>
          <w:color w:val="000000"/>
        </w:rPr>
        <w:t xml:space="preserve"> </w:t>
      </w:r>
      <w:r w:rsidRPr="00D530A4">
        <w:rPr>
          <w:rFonts w:ascii="Times New Roman" w:eastAsia="Times New Roman" w:hAnsi="Times New Roman" w:cs="Times New Roman"/>
          <w:color w:val="000000"/>
        </w:rPr>
        <w:t>Throughout the data record, several study lakes have been subject to intentional manipulations (</w:t>
      </w:r>
      <w:sdt>
        <w:sdtPr>
          <w:rPr>
            <w:rFonts w:ascii="Times New Roman" w:hAnsi="Times New Roman" w:cs="Times New Roman"/>
          </w:rPr>
          <w:tag w:val="goog_rdk_149"/>
          <w:id w:val="-446187068"/>
        </w:sdtPr>
        <w:sdtEndPr/>
        <w:sdtContent>
          <w:ins w:id="128" w:author="Jonathan Walter" w:date="2026-10-07T18:43:00Z">
            <w:r w:rsidRPr="00D530A4">
              <w:rPr>
                <w:rFonts w:ascii="Times New Roman" w:eastAsia="Times New Roman" w:hAnsi="Times New Roman" w:cs="Times New Roman"/>
                <w:color w:val="000000"/>
              </w:rPr>
              <w:t xml:space="preserve">Table X, </w:t>
            </w:r>
          </w:ins>
        </w:sdtContent>
      </w:sdt>
      <w:r w:rsidRPr="00D530A4">
        <w:rPr>
          <w:rFonts w:ascii="Times New Roman" w:eastAsia="Times New Roman" w:hAnsi="Times New Roman" w:cs="Times New Roman"/>
          <w:color w:val="000000"/>
        </w:rPr>
        <w:t xml:space="preserve">Figure 2); two main classes of manipulation are defined by whether the target proximal effect is on the </w:t>
      </w:r>
      <w:proofErr w:type="spellStart"/>
      <w:r w:rsidRPr="00D530A4">
        <w:rPr>
          <w:rFonts w:ascii="Times New Roman" w:eastAsia="Times New Roman" w:hAnsi="Times New Roman" w:cs="Times New Roman"/>
          <w:color w:val="000000"/>
        </w:rPr>
        <w:t>physico</w:t>
      </w:r>
      <w:proofErr w:type="spellEnd"/>
      <w:r w:rsidRPr="00D530A4">
        <w:rPr>
          <w:rFonts w:ascii="Times New Roman" w:eastAsia="Times New Roman" w:hAnsi="Times New Roman" w:cs="Times New Roman"/>
          <w:color w:val="000000"/>
        </w:rPr>
        <w:t xml:space="preserve">-chemical conditions of the lake (e.g., nutrient or dye additions) or biotic community (e.g., predator addition/removal). </w:t>
      </w:r>
      <w:sdt>
        <w:sdtPr>
          <w:rPr>
            <w:rFonts w:ascii="Times New Roman" w:hAnsi="Times New Roman" w:cs="Times New Roman"/>
          </w:rPr>
          <w:tag w:val="goog_rdk_150"/>
          <w:id w:val="-497253431"/>
        </w:sdtPr>
        <w:sdtEndPr/>
        <w:sdtContent>
          <w:commentRangeStart w:id="129"/>
        </w:sdtContent>
      </w:sdt>
      <w:r w:rsidRPr="00D530A4">
        <w:rPr>
          <w:rFonts w:ascii="Times New Roman" w:eastAsia="Times New Roman" w:hAnsi="Times New Roman" w:cs="Times New Roman"/>
          <w:color w:val="000000"/>
        </w:rPr>
        <w:t xml:space="preserve">The manipulations of </w:t>
      </w:r>
      <w:r w:rsidRPr="00D530A4">
        <w:rPr>
          <w:rFonts w:ascii="Times New Roman" w:eastAsia="Times New Roman" w:hAnsi="Times New Roman" w:cs="Times New Roman"/>
          <w:color w:val="000000"/>
        </w:rPr>
        <w:t>our study lakes are broadly representative of human impacts on ecosystems across habitat types and global regions and enable us to explore opportunities for ecosystem management to enhance the resilience of ecosystem services.</w:t>
      </w:r>
      <w:commentRangeEnd w:id="129"/>
      <w:r w:rsidRPr="00D530A4">
        <w:rPr>
          <w:rFonts w:ascii="Times New Roman" w:hAnsi="Times New Roman" w:cs="Times New Roman"/>
        </w:rPr>
        <w:commentReference w:id="129"/>
      </w:r>
    </w:p>
    <w:p w14:paraId="00000080" w14:textId="1DAFDE40" w:rsidR="008E0D62" w:rsidRPr="00D530A4" w:rsidRDefault="00DC0722" w:rsidP="00D530A4">
      <w:pPr>
        <w:widowControl w:val="0"/>
        <w:spacing w:after="120" w:line="240" w:lineRule="auto"/>
        <w:rPr>
          <w:rFonts w:ascii="Times New Roman" w:eastAsia="Times New Roman" w:hAnsi="Times New Roman" w:cs="Times New Roman"/>
          <w:color w:val="000000"/>
        </w:rPr>
      </w:pPr>
      <w:r w:rsidRPr="00D530A4">
        <w:rPr>
          <w:rFonts w:ascii="Times New Roman" w:eastAsia="Times New Roman" w:hAnsi="Times New Roman" w:cs="Times New Roman"/>
          <w:color w:val="000000"/>
        </w:rPr>
        <w:t xml:space="preserve">To examine </w:t>
      </w:r>
      <w:r w:rsidRPr="00D530A4">
        <w:rPr>
          <w:rFonts w:ascii="Times New Roman" w:eastAsia="Times New Roman" w:hAnsi="Times New Roman" w:cs="Times New Roman"/>
          <w:color w:val="000000"/>
        </w:rPr>
        <w:t xml:space="preserve">whether </w:t>
      </w:r>
      <w:sdt>
        <w:sdtPr>
          <w:rPr>
            <w:rFonts w:ascii="Times New Roman" w:hAnsi="Times New Roman" w:cs="Times New Roman"/>
          </w:rPr>
          <w:tag w:val="goog_rdk_151"/>
          <w:id w:val="-793113129"/>
        </w:sdtPr>
        <w:sdtEndPr/>
        <w:sdtContent>
          <w:r w:rsidRPr="00D530A4">
            <w:rPr>
              <w:rFonts w:ascii="Times New Roman" w:eastAsia="Times New Roman" w:hAnsi="Times New Roman" w:cs="Times New Roman"/>
              <w:color w:val="000000"/>
            </w:rPr>
            <w:t>ecosyst</w:t>
          </w:r>
          <w:r w:rsidRPr="00D530A4">
            <w:rPr>
              <w:rFonts w:ascii="Times New Roman" w:eastAsia="Times New Roman" w:hAnsi="Times New Roman" w:cs="Times New Roman"/>
              <w:color w:val="000000"/>
            </w:rPr>
            <w:t xml:space="preserve">em </w:t>
          </w:r>
        </w:sdtContent>
      </w:sdt>
      <w:r w:rsidRPr="00D530A4">
        <w:rPr>
          <w:rFonts w:ascii="Times New Roman" w:eastAsia="Times New Roman" w:hAnsi="Times New Roman" w:cs="Times New Roman"/>
          <w:color w:val="000000"/>
        </w:rPr>
        <w:t xml:space="preserve">management </w:t>
      </w:r>
      <w:r w:rsidRPr="00D530A4">
        <w:rPr>
          <w:rFonts w:ascii="Times New Roman" w:eastAsia="Times New Roman" w:hAnsi="Times New Roman" w:cs="Times New Roman"/>
          <w:color w:val="000000"/>
        </w:rPr>
        <w:t>change</w:t>
      </w:r>
      <w:sdt>
        <w:sdtPr>
          <w:rPr>
            <w:rFonts w:ascii="Times New Roman" w:hAnsi="Times New Roman" w:cs="Times New Roman"/>
          </w:rPr>
          <w:tag w:val="goog_rdk_153"/>
          <w:id w:val="1146248506"/>
        </w:sdtPr>
        <w:sdtEndPr/>
        <w:sdtContent>
          <w:r w:rsidRPr="00D530A4">
            <w:rPr>
              <w:rFonts w:ascii="Times New Roman" w:eastAsia="Times New Roman" w:hAnsi="Times New Roman" w:cs="Times New Roman"/>
              <w:color w:val="000000"/>
            </w:rPr>
            <w:t>s</w:t>
          </w:r>
        </w:sdtContent>
      </w:sdt>
      <w:r w:rsidRPr="00D530A4">
        <w:rPr>
          <w:rFonts w:ascii="Times New Roman" w:eastAsia="Times New Roman" w:hAnsi="Times New Roman" w:cs="Times New Roman"/>
          <w:color w:val="000000"/>
        </w:rPr>
        <w:t xml:space="preserve"> stability</w:t>
      </w:r>
      <w:sdt>
        <w:sdtPr>
          <w:rPr>
            <w:rFonts w:ascii="Times New Roman" w:hAnsi="Times New Roman" w:cs="Times New Roman"/>
          </w:rPr>
          <w:tag w:val="goog_rdk_154"/>
          <w:id w:val="-1715779328"/>
        </w:sdtPr>
        <w:sdtEndPr/>
        <w:sdtContent>
          <w:r w:rsidRPr="00D530A4">
            <w:rPr>
              <w:rFonts w:ascii="Times New Roman" w:eastAsia="Times New Roman" w:hAnsi="Times New Roman" w:cs="Times New Roman"/>
              <w:color w:val="000000"/>
            </w:rPr>
            <w:t xml:space="preserve"> landscapes</w:t>
          </w:r>
        </w:sdtContent>
      </w:sdt>
      <w:r w:rsidRPr="00D530A4">
        <w:rPr>
          <w:rFonts w:ascii="Times New Roman" w:eastAsia="Times New Roman" w:hAnsi="Times New Roman" w:cs="Times New Roman"/>
          <w:color w:val="000000"/>
        </w:rPr>
        <w:t xml:space="preserve"> in predictable ways </w:t>
      </w:r>
      <w:r w:rsidRPr="00D530A4">
        <w:rPr>
          <w:rFonts w:ascii="Times New Roman" w:eastAsia="Times New Roman" w:hAnsi="Times New Roman" w:cs="Times New Roman"/>
          <w:color w:val="000000"/>
        </w:rPr>
        <w:lastRenderedPageBreak/>
        <w:t>(</w:t>
      </w:r>
      <w:r w:rsidRPr="00D530A4">
        <w:rPr>
          <w:rFonts w:ascii="Times New Roman" w:eastAsia="Times New Roman" w:hAnsi="Times New Roman" w:cs="Times New Roman"/>
          <w:b/>
          <w:bCs/>
          <w:color w:val="000000"/>
        </w:rPr>
        <w:t>H3.1</w:t>
      </w:r>
      <w:r w:rsidRPr="00D530A4">
        <w:rPr>
          <w:rFonts w:ascii="Times New Roman" w:eastAsia="Times New Roman" w:hAnsi="Times New Roman" w:cs="Times New Roman"/>
          <w:color w:val="000000"/>
        </w:rPr>
        <w:t xml:space="preserve">), we will analyze year-by-year differences in multivariate characterizations </w:t>
      </w:r>
      <w:r w:rsidRPr="00D530A4">
        <w:rPr>
          <w:rFonts w:ascii="Times New Roman" w:eastAsia="Times New Roman" w:hAnsi="Times New Roman" w:cs="Times New Roman"/>
          <w:color w:val="000000"/>
        </w:rPr>
        <w:t>of the stability landscape (Figure 3) in an MLM regression framewor</w:t>
      </w:r>
      <w:r w:rsidRPr="00D530A4">
        <w:rPr>
          <w:rFonts w:ascii="Times New Roman" w:eastAsia="Times New Roman" w:hAnsi="Times New Roman" w:cs="Times New Roman"/>
          <w:color w:val="000000"/>
        </w:rPr>
        <w:t>k. We hypothesize that there will be significant effects of ecosystem manipulations on stability landscape characteristics and that effects will differ by manipulation type, reflecting the distinct mechanistic effects on resilience of altering biocomplexit</w:t>
      </w:r>
      <w:r w:rsidRPr="00D530A4">
        <w:rPr>
          <w:rFonts w:ascii="Times New Roman" w:eastAsia="Times New Roman" w:hAnsi="Times New Roman" w:cs="Times New Roman"/>
          <w:color w:val="000000"/>
        </w:rPr>
        <w:t>y (food webs), altering the light environment, and nutrient additions.</w:t>
      </w:r>
    </w:p>
    <w:p w14:paraId="00000081" w14:textId="77777777" w:rsidR="008E0D62" w:rsidRPr="00D530A4" w:rsidRDefault="00DC0722" w:rsidP="00D530A4">
      <w:pPr>
        <w:widowControl w:val="0"/>
        <w:spacing w:after="120" w:line="240" w:lineRule="auto"/>
        <w:rPr>
          <w:rFonts w:ascii="Times New Roman" w:eastAsia="Times New Roman" w:hAnsi="Times New Roman" w:cs="Times New Roman"/>
          <w:color w:val="000000"/>
        </w:rPr>
      </w:pPr>
      <w:r w:rsidRPr="00D530A4">
        <w:rPr>
          <w:rFonts w:ascii="Times New Roman" w:eastAsia="Times New Roman" w:hAnsi="Times New Roman" w:cs="Times New Roman"/>
          <w:color w:val="000000"/>
        </w:rPr>
        <w:t>To quantify the relative magnitudes of environmentally-driven versus manipulation-driven variability in stability landscapes (</w:t>
      </w:r>
      <w:r w:rsidRPr="00D530A4">
        <w:rPr>
          <w:rFonts w:ascii="Times New Roman" w:eastAsia="Times New Roman" w:hAnsi="Times New Roman" w:cs="Times New Roman"/>
          <w:b/>
          <w:bCs/>
          <w:color w:val="000000"/>
        </w:rPr>
        <w:t>H3.2</w:t>
      </w:r>
      <w:r w:rsidRPr="00D530A4">
        <w:rPr>
          <w:rFonts w:ascii="Times New Roman" w:eastAsia="Times New Roman" w:hAnsi="Times New Roman" w:cs="Times New Roman"/>
          <w:color w:val="000000"/>
        </w:rPr>
        <w:t>), we will compare year-by-year differences in the mult</w:t>
      </w:r>
      <w:r w:rsidRPr="00D530A4">
        <w:rPr>
          <w:rFonts w:ascii="Times New Roman" w:eastAsia="Times New Roman" w:hAnsi="Times New Roman" w:cs="Times New Roman"/>
          <w:color w:val="000000"/>
        </w:rPr>
        <w:t>ivariate characterization of the stability landscape (Figure 3) between a) pairs of years where the lake has the same manipulation status (yes/no) in both years and b) pairs of years when a lake is unmanipulated in one year and manipulated in the other. Di</w:t>
      </w:r>
      <w:r w:rsidRPr="00D530A4">
        <w:rPr>
          <w:rFonts w:ascii="Times New Roman" w:eastAsia="Times New Roman" w:hAnsi="Times New Roman" w:cs="Times New Roman"/>
          <w:color w:val="000000"/>
        </w:rPr>
        <w:t>fferences will be measured as the Euclidean distance in multivariate space between lake-years, where their positions in this space are defined by the set of focal stability landscape characteristics. A two-sample Kolmogorov-Smirnov test will be used to ass</w:t>
      </w:r>
      <w:r w:rsidRPr="00D530A4">
        <w:rPr>
          <w:rFonts w:ascii="Times New Roman" w:eastAsia="Times New Roman" w:hAnsi="Times New Roman" w:cs="Times New Roman"/>
          <w:color w:val="000000"/>
        </w:rPr>
        <w:t>ess evidence for whether samples (a) and (b) differ; a non-significant test is consistent with our hypothesis that changes in the stability landscape attributable to manipulations are of similar magnitude to those arising from environmental (e.g., climate)</w:t>
      </w:r>
      <w:r w:rsidRPr="00D530A4">
        <w:rPr>
          <w:rFonts w:ascii="Times New Roman" w:eastAsia="Times New Roman" w:hAnsi="Times New Roman" w:cs="Times New Roman"/>
          <w:color w:val="000000"/>
        </w:rPr>
        <w:t xml:space="preserve"> variation. If Obj. 2 shows that different kinds of manipulations have distinct effects, additional samples can be incorporated into this analysis that group by lake manipulation type.</w:t>
      </w:r>
    </w:p>
    <w:p w14:paraId="00000082" w14:textId="77777777" w:rsidR="008E0D62" w:rsidRPr="00D530A4" w:rsidRDefault="00DC0722" w:rsidP="00D530A4">
      <w:pPr>
        <w:widowControl w:val="0"/>
        <w:spacing w:after="120" w:line="240" w:lineRule="auto"/>
        <w:rPr>
          <w:rFonts w:ascii="Times New Roman" w:eastAsia="Times New Roman" w:hAnsi="Times New Roman" w:cs="Times New Roman"/>
          <w:color w:val="000000"/>
        </w:rPr>
      </w:pPr>
      <w:r w:rsidRPr="00D530A4">
        <w:rPr>
          <w:rFonts w:ascii="Times New Roman" w:eastAsia="Times New Roman" w:hAnsi="Times New Roman" w:cs="Times New Roman"/>
          <w:i/>
          <w:iCs/>
          <w:color w:val="000000"/>
        </w:rPr>
        <w:t xml:space="preserve">Supporting the premise of our </w:t>
      </w:r>
      <w:r w:rsidRPr="00D530A4">
        <w:rPr>
          <w:rFonts w:ascii="Times New Roman" w:eastAsia="Times New Roman" w:hAnsi="Times New Roman" w:cs="Times New Roman"/>
          <w:i/>
          <w:iCs/>
          <w:color w:val="000000"/>
        </w:rPr>
        <w:t>question, our preliminary results (Figure</w:t>
      </w:r>
      <w:r w:rsidRPr="00D530A4">
        <w:rPr>
          <w:rFonts w:ascii="Times New Roman" w:eastAsia="Times New Roman" w:hAnsi="Times New Roman" w:cs="Times New Roman"/>
          <w:i/>
          <w:iCs/>
          <w:color w:val="000000"/>
        </w:rPr>
        <w:t xml:space="preserve"> 4) suggest that ecosystem manipulations yield detectable changes to stability landscapes</w:t>
      </w:r>
      <w:r w:rsidRPr="00D530A4">
        <w:rPr>
          <w:rFonts w:ascii="Times New Roman" w:eastAsia="Times New Roman" w:hAnsi="Times New Roman" w:cs="Times New Roman"/>
          <w:color w:val="000000"/>
        </w:rPr>
        <w:t xml:space="preserve">. In 2021 and 2022 Sparkling Lake was stocked with additional </w:t>
      </w:r>
      <w:proofErr w:type="spellStart"/>
      <w:r w:rsidRPr="00D530A4">
        <w:rPr>
          <w:rFonts w:ascii="Times New Roman" w:eastAsia="Times New Roman" w:hAnsi="Times New Roman" w:cs="Times New Roman"/>
          <w:color w:val="000000"/>
        </w:rPr>
        <w:t>zooplanktivorous</w:t>
      </w:r>
      <w:proofErr w:type="spellEnd"/>
      <w:r w:rsidRPr="00D530A4">
        <w:rPr>
          <w:rFonts w:ascii="Times New Roman" w:eastAsia="Times New Roman" w:hAnsi="Times New Roman" w:cs="Times New Roman"/>
          <w:color w:val="000000"/>
        </w:rPr>
        <w:t xml:space="preserve"> fish (cisco), reducing grazing and allowing greater phytoplankton production when physic</w:t>
      </w:r>
      <w:r w:rsidRPr="00D530A4">
        <w:rPr>
          <w:rFonts w:ascii="Times New Roman" w:eastAsia="Times New Roman" w:hAnsi="Times New Roman" w:cs="Times New Roman"/>
          <w:color w:val="000000"/>
        </w:rPr>
        <w:t>ochemical conditions support</w:t>
      </w:r>
      <w:sdt>
        <w:sdtPr>
          <w:rPr>
            <w:rFonts w:ascii="Times New Roman" w:hAnsi="Times New Roman" w:cs="Times New Roman"/>
          </w:rPr>
          <w:tag w:val="goog_rdk_155"/>
          <w:id w:val="-52801778"/>
        </w:sdtPr>
        <w:sdtEndPr/>
        <w:sdtContent>
          <w:r w:rsidRPr="00D530A4">
            <w:rPr>
              <w:rFonts w:ascii="Times New Roman" w:eastAsia="Times New Roman" w:hAnsi="Times New Roman" w:cs="Times New Roman"/>
              <w:color w:val="000000"/>
            </w:rPr>
            <w:t>ed</w:t>
          </w:r>
        </w:sdtContent>
      </w:sdt>
      <w:r w:rsidRPr="00D530A4">
        <w:rPr>
          <w:rFonts w:ascii="Times New Roman" w:eastAsia="Times New Roman" w:hAnsi="Times New Roman" w:cs="Times New Roman"/>
          <w:color w:val="000000"/>
        </w:rPr>
        <w:t xml:space="preserve"> it. Compared to two years prior to the fish addition (2012 and 2013), the stability landscapes for 2021 and 2022 were shifted right (high-DO basin of attraction &gt;100% saturation</w:t>
      </w:r>
      <w:r w:rsidRPr="00D530A4">
        <w:rPr>
          <w:rFonts w:ascii="Times New Roman" w:eastAsia="Times New Roman" w:hAnsi="Times New Roman" w:cs="Times New Roman"/>
          <w:color w:val="000000"/>
        </w:rPr>
        <w:t>) and the basins were shallower, suggesting less resilience of these regimes t</w:t>
      </w:r>
      <w:r w:rsidRPr="00D530A4">
        <w:rPr>
          <w:rFonts w:ascii="Times New Roman" w:eastAsia="Times New Roman" w:hAnsi="Times New Roman" w:cs="Times New Roman"/>
          <w:color w:val="000000"/>
        </w:rPr>
        <w:t>o threshold crossings.</w:t>
      </w:r>
    </w:p>
    <w:p w14:paraId="00000083" w14:textId="77777777" w:rsidR="008E0D62" w:rsidRPr="00D530A4" w:rsidRDefault="00DC0722" w:rsidP="00D530A4">
      <w:pPr>
        <w:widowControl w:val="0"/>
        <w:spacing w:after="120" w:line="240" w:lineRule="auto"/>
        <w:rPr>
          <w:rFonts w:ascii="Times New Roman" w:eastAsia="Times New Roman" w:hAnsi="Times New Roman" w:cs="Times New Roman"/>
        </w:rPr>
      </w:pPr>
      <w:r w:rsidRPr="00D530A4">
        <w:rPr>
          <w:rFonts w:ascii="Times New Roman" w:eastAsia="Times New Roman" w:hAnsi="Times New Roman" w:cs="Times New Roman"/>
          <w:b/>
          <w:bCs/>
          <w:i/>
          <w:iCs/>
        </w:rPr>
        <w:t>Potential Pitfalls</w:t>
      </w:r>
      <w:r w:rsidRPr="00D530A4">
        <w:rPr>
          <w:rFonts w:ascii="Times New Roman" w:eastAsia="Times New Roman" w:hAnsi="Times New Roman" w:cs="Times New Roman"/>
          <w:i/>
          <w:iCs/>
        </w:rPr>
        <w:t>:</w:t>
      </w:r>
      <w:r w:rsidRPr="00D530A4">
        <w:rPr>
          <w:rFonts w:ascii="Times New Roman" w:eastAsia="Times New Roman" w:hAnsi="Times New Roman" w:cs="Times New Roman"/>
        </w:rPr>
        <w:t xml:space="preserve"> Our research relies on recently developed analytical approaches that, while not yet widely applied, have been thoroughly tested</w:t>
      </w:r>
      <w:r w:rsidRPr="00D530A4">
        <w:rPr>
          <w:rFonts w:ascii="Times New Roman" w:eastAsia="Times New Roman" w:hAnsi="Times New Roman" w:cs="Times New Roman"/>
          <w:vertAlign w:val="superscript"/>
        </w:rPr>
        <w:t>21</w:t>
      </w:r>
      <w:r w:rsidRPr="00D530A4">
        <w:rPr>
          <w:rFonts w:ascii="Times New Roman" w:eastAsia="Times New Roman" w:hAnsi="Times New Roman" w:cs="Times New Roman"/>
        </w:rPr>
        <w:t xml:space="preserve"> and used to generate preliminary results (Figure 4). The analytical approach, while</w:t>
      </w:r>
      <w:r w:rsidRPr="00D530A4">
        <w:rPr>
          <w:rFonts w:ascii="Times New Roman" w:eastAsia="Times New Roman" w:hAnsi="Times New Roman" w:cs="Times New Roman"/>
        </w:rPr>
        <w:t xml:space="preserve"> new in combination, rests on longstanding and well-understood components. Nonetheless, we have contingency plans if the new methods prove unsuitable. In this case, we would parameterize dynamical mathematical models for each lake-year, following Carpenter</w:t>
      </w:r>
      <w:r w:rsidRPr="00D530A4">
        <w:rPr>
          <w:rFonts w:ascii="Times New Roman" w:eastAsia="Times New Roman" w:hAnsi="Times New Roman" w:cs="Times New Roman"/>
        </w:rPr>
        <w:t xml:space="preserve"> et al.</w:t>
      </w:r>
      <w:r w:rsidRPr="00D530A4">
        <w:rPr>
          <w:rFonts w:ascii="Times New Roman" w:eastAsia="Times New Roman" w:hAnsi="Times New Roman" w:cs="Times New Roman"/>
          <w:vertAlign w:val="superscript"/>
        </w:rPr>
        <w:t>82</w:t>
      </w:r>
      <w:r w:rsidRPr="00D530A4">
        <w:rPr>
          <w:rFonts w:ascii="Times New Roman" w:eastAsia="Times New Roman" w:hAnsi="Times New Roman" w:cs="Times New Roman"/>
        </w:rPr>
        <w:t>, and make equivalent comparisons of the modeled stability landscapes. We emphasize this approach because it enables reconstructions of stability landscapes comparable to our primary method. Should this approach fail, we will use generic statistic</w:t>
      </w:r>
      <w:r w:rsidRPr="00D530A4">
        <w:rPr>
          <w:rFonts w:ascii="Times New Roman" w:eastAsia="Times New Roman" w:hAnsi="Times New Roman" w:cs="Times New Roman"/>
        </w:rPr>
        <w:t>al indicators of stability in our analyses. Note that in our study a critical shortcoming of such statistical indicators, namely their dubious validity for making comparisons of stability across ecosystems subject to different environmental forcing, is mit</w:t>
      </w:r>
      <w:r w:rsidRPr="00D530A4">
        <w:rPr>
          <w:rFonts w:ascii="Times New Roman" w:eastAsia="Times New Roman" w:hAnsi="Times New Roman" w:cs="Times New Roman"/>
        </w:rPr>
        <w:t>igated by the close proximity (&lt;30 km) of the lakes resulting in highly spatially autocorrelated environmental conditions. </w:t>
      </w:r>
    </w:p>
    <w:p w14:paraId="00000084" w14:textId="77777777" w:rsidR="008E0D62" w:rsidRPr="00D530A4" w:rsidRDefault="00DC0722" w:rsidP="00D530A4">
      <w:pPr>
        <w:widowControl w:val="0"/>
        <w:spacing w:after="0" w:line="240" w:lineRule="auto"/>
        <w:rPr>
          <w:rFonts w:ascii="Times New Roman" w:eastAsia="Times New Roman" w:hAnsi="Times New Roman" w:cs="Times New Roman"/>
        </w:rPr>
      </w:pPr>
      <w:sdt>
        <w:sdtPr>
          <w:rPr>
            <w:rFonts w:ascii="Times New Roman" w:hAnsi="Times New Roman" w:cs="Times New Roman"/>
          </w:rPr>
          <w:tag w:val="goog_rdk_156"/>
          <w:id w:val="1112714579"/>
        </w:sdtPr>
        <w:sdtEndPr/>
        <w:sdtContent>
          <w:commentRangeStart w:id="130"/>
        </w:sdtContent>
      </w:sdt>
      <w:r w:rsidRPr="00D530A4">
        <w:rPr>
          <w:rFonts w:ascii="Times New Roman" w:eastAsia="Times New Roman" w:hAnsi="Times New Roman" w:cs="Times New Roman"/>
          <w:b/>
          <w:bCs/>
        </w:rPr>
        <w:t>Intellectual Merit</w:t>
      </w:r>
      <w:commentRangeEnd w:id="130"/>
      <w:r w:rsidRPr="00D530A4">
        <w:rPr>
          <w:rFonts w:ascii="Times New Roman" w:hAnsi="Times New Roman" w:cs="Times New Roman"/>
        </w:rPr>
        <w:commentReference w:id="130"/>
      </w:r>
    </w:p>
    <w:p w14:paraId="00000085" w14:textId="77777777" w:rsidR="008E0D62" w:rsidRPr="00D530A4" w:rsidRDefault="00DC0722" w:rsidP="00D530A4">
      <w:pPr>
        <w:widowControl w:val="0"/>
        <w:spacing w:after="120" w:line="240" w:lineRule="auto"/>
        <w:rPr>
          <w:rFonts w:ascii="Times New Roman" w:eastAsia="Times New Roman" w:hAnsi="Times New Roman" w:cs="Times New Roman"/>
        </w:rPr>
      </w:pPr>
      <w:r w:rsidRPr="00D530A4">
        <w:rPr>
          <w:rFonts w:ascii="Times New Roman" w:eastAsia="Times New Roman" w:hAnsi="Times New Roman" w:cs="Times New Roman"/>
        </w:rPr>
        <w:t>There is a critical need to understand how and why ecosystem stability varies through time and among ecosyst</w:t>
      </w:r>
      <w:r w:rsidRPr="00D530A4">
        <w:rPr>
          <w:rFonts w:ascii="Times New Roman" w:eastAsia="Times New Roman" w:hAnsi="Times New Roman" w:cs="Times New Roman"/>
        </w:rPr>
        <w:t>ems. Doing so stands to reveal new fundamental insights into the nature of ecosystem stability and we posit will help resolve longstanding tension between strong theoretical support for alternative stable states and equivocal empirical support. Achieving t</w:t>
      </w:r>
      <w:r w:rsidRPr="00D530A4">
        <w:rPr>
          <w:rFonts w:ascii="Times New Roman" w:eastAsia="Times New Roman" w:hAnsi="Times New Roman" w:cs="Times New Roman"/>
        </w:rPr>
        <w:t>his has long been held back by limitations in data availability and analysis methods, but such limitations have recently been relaxed, and we are poised to make substantial progress, rapidly. Thus, the proposed work is a potentially transformative advance.</w:t>
      </w:r>
      <w:r w:rsidRPr="00D530A4">
        <w:rPr>
          <w:rFonts w:ascii="Times New Roman" w:eastAsia="Times New Roman" w:hAnsi="Times New Roman" w:cs="Times New Roman"/>
        </w:rPr>
        <w:t xml:space="preserve"> </w:t>
      </w:r>
    </w:p>
    <w:p w14:paraId="00000086" w14:textId="77777777" w:rsidR="008E0D62" w:rsidRPr="00D530A4" w:rsidRDefault="00DC0722" w:rsidP="00D530A4">
      <w:pPr>
        <w:widowControl w:val="0"/>
        <w:spacing w:after="120" w:line="240" w:lineRule="auto"/>
        <w:rPr>
          <w:rFonts w:ascii="Times New Roman" w:eastAsia="Times New Roman" w:hAnsi="Times New Roman" w:cs="Times New Roman"/>
        </w:rPr>
      </w:pPr>
      <w:r w:rsidRPr="00D530A4">
        <w:rPr>
          <w:rFonts w:ascii="Times New Roman" w:eastAsia="Times New Roman" w:hAnsi="Times New Roman" w:cs="Times New Roman"/>
        </w:rPr>
        <w:lastRenderedPageBreak/>
        <w:tab/>
      </w:r>
      <w:sdt>
        <w:sdtPr>
          <w:rPr>
            <w:rFonts w:ascii="Times New Roman" w:hAnsi="Times New Roman" w:cs="Times New Roman"/>
          </w:rPr>
          <w:tag w:val="goog_rdk_157"/>
          <w:id w:val="-1335481369"/>
        </w:sdtPr>
        <w:sdtEndPr/>
        <w:sdtContent>
          <w:commentRangeStart w:id="131"/>
        </w:sdtContent>
      </w:sdt>
      <w:r w:rsidRPr="00D530A4">
        <w:rPr>
          <w:rFonts w:ascii="Times New Roman" w:eastAsia="Times New Roman" w:hAnsi="Times New Roman" w:cs="Times New Roman"/>
        </w:rPr>
        <w:t>Ecosystems provide benefits to society valued at over $125 trillion annually</w:t>
      </w:r>
      <w:r w:rsidRPr="00D530A4">
        <w:rPr>
          <w:rFonts w:ascii="Times New Roman" w:eastAsia="Times New Roman" w:hAnsi="Times New Roman" w:cs="Times New Roman"/>
          <w:vertAlign w:val="superscript"/>
        </w:rPr>
        <w:t>1,2</w:t>
      </w:r>
      <w:r w:rsidRPr="00D530A4">
        <w:rPr>
          <w:rFonts w:ascii="Times New Roman" w:eastAsia="Times New Roman" w:hAnsi="Times New Roman" w:cs="Times New Roman"/>
        </w:rPr>
        <w:t>. Nature-based solutions aim to protect, sustainably manage, and restore ecosystems to secure these benefits for both people and nature. Yet, ecosystems worldwide are incre</w:t>
      </w:r>
      <w:r w:rsidRPr="00D530A4">
        <w:rPr>
          <w:rFonts w:ascii="Times New Roman" w:eastAsia="Times New Roman" w:hAnsi="Times New Roman" w:cs="Times New Roman"/>
        </w:rPr>
        <w:t>asingly at risk of losing resilience and undergoing regime shifts that threaten the services they provide</w:t>
      </w:r>
      <w:r w:rsidRPr="00D530A4">
        <w:rPr>
          <w:rFonts w:ascii="Times New Roman" w:eastAsia="Times New Roman" w:hAnsi="Times New Roman" w:cs="Times New Roman"/>
          <w:vertAlign w:val="superscript"/>
        </w:rPr>
        <w:t>3,4</w:t>
      </w:r>
      <w:r w:rsidRPr="00D530A4">
        <w:rPr>
          <w:rFonts w:ascii="Times New Roman" w:eastAsia="Times New Roman" w:hAnsi="Times New Roman" w:cs="Times New Roman"/>
        </w:rPr>
        <w:t>. Maintaining desirable ecosystem states can involve identifying thresholds between regimes, managing systems away from those thresholds</w:t>
      </w:r>
      <w:r w:rsidRPr="00D530A4">
        <w:rPr>
          <w:rFonts w:ascii="Times New Roman" w:eastAsia="Times New Roman" w:hAnsi="Times New Roman" w:cs="Times New Roman"/>
          <w:vertAlign w:val="superscript"/>
        </w:rPr>
        <w:t>5</w:t>
      </w:r>
      <w:r w:rsidRPr="00D530A4">
        <w:rPr>
          <w:rFonts w:ascii="Times New Roman" w:eastAsia="Times New Roman" w:hAnsi="Times New Roman" w:cs="Times New Roman"/>
        </w:rPr>
        <w:t xml:space="preserve">, building </w:t>
      </w:r>
      <w:r w:rsidRPr="00D530A4">
        <w:rPr>
          <w:rFonts w:ascii="Times New Roman" w:eastAsia="Times New Roman" w:hAnsi="Times New Roman" w:cs="Times New Roman"/>
        </w:rPr>
        <w:t>ecosystem portfolios that buffer risks to individual systems</w:t>
      </w:r>
      <w:r w:rsidRPr="00D530A4">
        <w:rPr>
          <w:rFonts w:ascii="Times New Roman" w:eastAsia="Times New Roman" w:hAnsi="Times New Roman" w:cs="Times New Roman"/>
          <w:vertAlign w:val="superscript"/>
        </w:rPr>
        <w:t>6</w:t>
      </w:r>
      <w:r w:rsidRPr="00D530A4">
        <w:rPr>
          <w:rFonts w:ascii="Times New Roman" w:eastAsia="Times New Roman" w:hAnsi="Times New Roman" w:cs="Times New Roman"/>
        </w:rPr>
        <w:t>, or guiding inevitable transformations toward beneficial outcomes</w:t>
      </w:r>
      <w:r w:rsidRPr="00D530A4">
        <w:rPr>
          <w:rFonts w:ascii="Times New Roman" w:eastAsia="Times New Roman" w:hAnsi="Times New Roman" w:cs="Times New Roman"/>
          <w:vertAlign w:val="superscript"/>
        </w:rPr>
        <w:t>7</w:t>
      </w:r>
      <w:r w:rsidRPr="00D530A4">
        <w:rPr>
          <w:rFonts w:ascii="Times New Roman" w:eastAsia="Times New Roman" w:hAnsi="Times New Roman" w:cs="Times New Roman"/>
        </w:rPr>
        <w:t>. The proposed fundamental research supports applied science and ecosystem management by shedding new light on, and stress-testi</w:t>
      </w:r>
      <w:r w:rsidRPr="00D530A4">
        <w:rPr>
          <w:rFonts w:ascii="Times New Roman" w:eastAsia="Times New Roman" w:hAnsi="Times New Roman" w:cs="Times New Roman"/>
        </w:rPr>
        <w:t xml:space="preserve">ng a generalizable methodological framework for </w:t>
      </w:r>
      <w:proofErr w:type="gramStart"/>
      <w:r w:rsidRPr="00D530A4">
        <w:rPr>
          <w:rFonts w:ascii="Times New Roman" w:eastAsia="Times New Roman" w:hAnsi="Times New Roman" w:cs="Times New Roman"/>
        </w:rPr>
        <w:t>testing,  where</w:t>
      </w:r>
      <w:proofErr w:type="gramEnd"/>
      <w:r w:rsidRPr="00D530A4">
        <w:rPr>
          <w:rFonts w:ascii="Times New Roman" w:eastAsia="Times New Roman" w:hAnsi="Times New Roman" w:cs="Times New Roman"/>
        </w:rPr>
        <w:t xml:space="preserve"> thresholds lie, whether they are shifting over time, the mechanisms driving change, and whether those changes are shared across ecosystems or are locally unique.</w:t>
      </w:r>
      <w:commentRangeEnd w:id="131"/>
      <w:r w:rsidRPr="00D530A4">
        <w:rPr>
          <w:rFonts w:ascii="Times New Roman" w:hAnsi="Times New Roman" w:cs="Times New Roman"/>
        </w:rPr>
        <w:commentReference w:id="131"/>
      </w:r>
    </w:p>
    <w:p w14:paraId="00000087" w14:textId="77777777" w:rsidR="008E0D62" w:rsidRPr="00D530A4" w:rsidRDefault="00DC0722" w:rsidP="00D530A4">
      <w:pPr>
        <w:widowControl w:val="0"/>
        <w:spacing w:after="120" w:line="240" w:lineRule="auto"/>
        <w:rPr>
          <w:rFonts w:ascii="Times New Roman" w:eastAsia="Times New Roman" w:hAnsi="Times New Roman" w:cs="Times New Roman"/>
        </w:rPr>
      </w:pPr>
      <w:r w:rsidRPr="00D530A4">
        <w:rPr>
          <w:rFonts w:ascii="Times New Roman" w:eastAsia="Times New Roman" w:hAnsi="Times New Roman" w:cs="Times New Roman"/>
        </w:rPr>
        <w:t>We will facilitate the scie</w:t>
      </w:r>
      <w:r w:rsidRPr="00D530A4">
        <w:rPr>
          <w:rFonts w:ascii="Times New Roman" w:eastAsia="Times New Roman" w:hAnsi="Times New Roman" w:cs="Times New Roman"/>
        </w:rPr>
        <w:t xml:space="preserve">ntific community building on our work by publishing </w:t>
      </w:r>
      <w:proofErr w:type="spellStart"/>
      <w:r w:rsidRPr="00D530A4">
        <w:rPr>
          <w:rFonts w:ascii="Times New Roman" w:eastAsia="Times New Roman" w:hAnsi="Times New Roman" w:cs="Times New Roman"/>
        </w:rPr>
        <w:t>i</w:t>
      </w:r>
      <w:proofErr w:type="spellEnd"/>
      <w:r w:rsidRPr="00D530A4">
        <w:rPr>
          <w:rFonts w:ascii="Times New Roman" w:eastAsia="Times New Roman" w:hAnsi="Times New Roman" w:cs="Times New Roman"/>
        </w:rPr>
        <w:t>) a synthesized dataset harmonizing across the three distinct but concurrent monitoring programs, including documentation</w:t>
      </w:r>
      <w:sdt>
        <w:sdtPr>
          <w:rPr>
            <w:rFonts w:ascii="Times New Roman" w:hAnsi="Times New Roman" w:cs="Times New Roman"/>
          </w:rPr>
          <w:tag w:val="goog_rdk_158"/>
          <w:id w:val="1854984551"/>
        </w:sdtPr>
        <w:sdtEndPr/>
        <w:sdtContent>
          <w:ins w:id="132" w:author="Jonathan Walter" w:date="2026-10-02T14:33:00Z">
            <w:r w:rsidRPr="00D530A4">
              <w:rPr>
                <w:rFonts w:ascii="Times New Roman" w:eastAsia="Times New Roman" w:hAnsi="Times New Roman" w:cs="Times New Roman"/>
              </w:rPr>
              <w:t xml:space="preserve"> following an Artificial Intelligence (AI)-friendly metadata standard (e.g., Crois</w:t>
            </w:r>
            <w:r w:rsidRPr="00D530A4">
              <w:rPr>
                <w:rFonts w:ascii="Times New Roman" w:eastAsia="Times New Roman" w:hAnsi="Times New Roman" w:cs="Times New Roman"/>
              </w:rPr>
              <w:t>sant)</w:t>
            </w:r>
          </w:ins>
        </w:sdtContent>
      </w:sdt>
      <w:r w:rsidRPr="00D530A4">
        <w:rPr>
          <w:rFonts w:ascii="Times New Roman" w:eastAsia="Times New Roman" w:hAnsi="Times New Roman" w:cs="Times New Roman"/>
        </w:rPr>
        <w:t xml:space="preserve"> and code facilitating further data interoperability and re-use</w:t>
      </w:r>
      <w:sdt>
        <w:sdtPr>
          <w:rPr>
            <w:rFonts w:ascii="Times New Roman" w:hAnsi="Times New Roman" w:cs="Times New Roman"/>
          </w:rPr>
          <w:tag w:val="goog_rdk_159"/>
          <w:id w:val="790862779"/>
        </w:sdtPr>
        <w:sdtEndPr/>
        <w:sdtContent>
          <w:ins w:id="133" w:author="Jonathan Walter" w:date="2026-10-02T14:35:00Z">
            <w:r w:rsidRPr="00D530A4">
              <w:rPr>
                <w:rFonts w:ascii="Times New Roman" w:eastAsia="Times New Roman" w:hAnsi="Times New Roman" w:cs="Times New Roman"/>
              </w:rPr>
              <w:t xml:space="preserve"> including by AI systems</w:t>
            </w:r>
          </w:ins>
        </w:sdtContent>
      </w:sdt>
      <w:r w:rsidRPr="00D530A4">
        <w:rPr>
          <w:rFonts w:ascii="Times New Roman" w:eastAsia="Times New Roman" w:hAnsi="Times New Roman" w:cs="Times New Roman"/>
        </w:rPr>
        <w:t xml:space="preserve">; ii) data analysis software (in the form of an R package) for performing the new, spline-based system reconstruction analyses. At present, the new methods are </w:t>
      </w:r>
      <w:r w:rsidRPr="00D530A4">
        <w:rPr>
          <w:rFonts w:ascii="Times New Roman" w:eastAsia="Times New Roman" w:hAnsi="Times New Roman" w:cs="Times New Roman"/>
        </w:rPr>
        <w:t>only available as MATLAB code and thus can only be run with costly software (R is free and open source).</w:t>
      </w:r>
    </w:p>
    <w:p w14:paraId="00000088" w14:textId="77777777" w:rsidR="008E0D62" w:rsidRPr="00D530A4" w:rsidRDefault="00DC0722" w:rsidP="00D530A4">
      <w:pPr>
        <w:widowControl w:val="0"/>
        <w:spacing w:after="120" w:line="240" w:lineRule="auto"/>
        <w:rPr>
          <w:rFonts w:ascii="Times New Roman" w:eastAsia="Times New Roman" w:hAnsi="Times New Roman" w:cs="Times New Roman"/>
        </w:rPr>
      </w:pPr>
      <w:r w:rsidRPr="00D530A4">
        <w:rPr>
          <w:rFonts w:ascii="Times New Roman" w:eastAsia="Times New Roman" w:hAnsi="Times New Roman" w:cs="Times New Roman"/>
        </w:rPr>
        <w:t xml:space="preserve">NSF currently emphasizes innovations in </w:t>
      </w:r>
      <w:sdt>
        <w:sdtPr>
          <w:rPr>
            <w:rFonts w:ascii="Times New Roman" w:hAnsi="Times New Roman" w:cs="Times New Roman"/>
          </w:rPr>
          <w:tag w:val="goog_rdk_160"/>
          <w:id w:val="-563397842"/>
        </w:sdtPr>
        <w:sdtEndPr/>
        <w:sdtContent>
          <w:del w:id="134" w:author="Jonathan Walter" w:date="2026-10-02T14:36:00Z">
            <w:r w:rsidRPr="00D530A4">
              <w:rPr>
                <w:rFonts w:ascii="Times New Roman" w:eastAsia="Times New Roman" w:hAnsi="Times New Roman" w:cs="Times New Roman"/>
              </w:rPr>
              <w:delText>Artificial Intelligence (</w:delText>
            </w:r>
          </w:del>
        </w:sdtContent>
      </w:sdt>
      <w:r w:rsidRPr="00D530A4">
        <w:rPr>
          <w:rFonts w:ascii="Times New Roman" w:eastAsia="Times New Roman" w:hAnsi="Times New Roman" w:cs="Times New Roman"/>
        </w:rPr>
        <w:t>AI</w:t>
      </w:r>
      <w:sdt>
        <w:sdtPr>
          <w:rPr>
            <w:rFonts w:ascii="Times New Roman" w:hAnsi="Times New Roman" w:cs="Times New Roman"/>
          </w:rPr>
          <w:tag w:val="goog_rdk_161"/>
          <w:id w:val="2036453082"/>
        </w:sdtPr>
        <w:sdtEndPr/>
        <w:sdtContent>
          <w:del w:id="135" w:author="Jonathan Walter" w:date="2026-10-02T14:36:00Z">
            <w:r w:rsidRPr="00D530A4">
              <w:rPr>
                <w:rFonts w:ascii="Times New Roman" w:eastAsia="Times New Roman" w:hAnsi="Times New Roman" w:cs="Times New Roman"/>
              </w:rPr>
              <w:delText>)</w:delText>
            </w:r>
          </w:del>
        </w:sdtContent>
      </w:sdt>
      <w:r w:rsidRPr="00D530A4">
        <w:rPr>
          <w:rFonts w:ascii="Times New Roman" w:eastAsia="Times New Roman" w:hAnsi="Times New Roman" w:cs="Times New Roman"/>
        </w:rPr>
        <w:t xml:space="preserve">, which seeks to enable machines to make intelligent decisions from data. </w:t>
      </w:r>
      <w:sdt>
        <w:sdtPr>
          <w:rPr>
            <w:rFonts w:ascii="Times New Roman" w:hAnsi="Times New Roman" w:cs="Times New Roman"/>
          </w:rPr>
          <w:tag w:val="goog_rdk_162"/>
          <w:id w:val="1311233829"/>
        </w:sdtPr>
        <w:sdtEndPr/>
        <w:sdtContent>
          <w:ins w:id="136" w:author="Jonathan Walter" w:date="2026-09-22T11:59:00Z">
            <w:r w:rsidRPr="00D530A4">
              <w:rPr>
                <w:rFonts w:ascii="Times New Roman" w:eastAsia="Times New Roman" w:hAnsi="Times New Roman" w:cs="Times New Roman"/>
              </w:rPr>
              <w:t>In addition to leveraging new AI tools and validating them in new contexts (Obj. 2),</w:t>
            </w:r>
          </w:ins>
        </w:sdtContent>
      </w:sdt>
      <w:sdt>
        <w:sdtPr>
          <w:rPr>
            <w:rFonts w:ascii="Times New Roman" w:hAnsi="Times New Roman" w:cs="Times New Roman"/>
          </w:rPr>
          <w:tag w:val="goog_rdk_163"/>
          <w:id w:val="2119600072"/>
        </w:sdtPr>
        <w:sdtEndPr/>
        <w:sdtContent>
          <w:ins w:id="137" w:author="Jonathan Walter" w:date="2026-10-02T14:36:00Z">
            <w:r w:rsidRPr="00D530A4">
              <w:rPr>
                <w:rFonts w:ascii="Times New Roman" w:eastAsia="Times New Roman" w:hAnsi="Times New Roman" w:cs="Times New Roman"/>
              </w:rPr>
              <w:t xml:space="preserve"> and to publishing a new AI-ready dataset,</w:t>
            </w:r>
          </w:ins>
        </w:sdtContent>
      </w:sdt>
      <w:sdt>
        <w:sdtPr>
          <w:rPr>
            <w:rFonts w:ascii="Times New Roman" w:hAnsi="Times New Roman" w:cs="Times New Roman"/>
          </w:rPr>
          <w:tag w:val="goog_rdk_164"/>
          <w:id w:val="587331028"/>
        </w:sdtPr>
        <w:sdtEndPr/>
        <w:sdtContent>
          <w:ins w:id="138" w:author="Jonathan Walter" w:date="2026-09-22T11:59:00Z">
            <w:r w:rsidRPr="00D530A4">
              <w:rPr>
                <w:rFonts w:ascii="Times New Roman" w:eastAsia="Times New Roman" w:hAnsi="Times New Roman" w:cs="Times New Roman"/>
              </w:rPr>
              <w:t xml:space="preserve"> t</w:t>
            </w:r>
          </w:ins>
        </w:sdtContent>
      </w:sdt>
      <w:sdt>
        <w:sdtPr>
          <w:rPr>
            <w:rFonts w:ascii="Times New Roman" w:hAnsi="Times New Roman" w:cs="Times New Roman"/>
          </w:rPr>
          <w:tag w:val="goog_rdk_165"/>
          <w:id w:val="1162261874"/>
        </w:sdtPr>
        <w:sdtEndPr/>
        <w:sdtContent>
          <w:del w:id="139" w:author="Jonathan Walter" w:date="2026-09-22T11:59:00Z">
            <w:r w:rsidRPr="00D530A4">
              <w:rPr>
                <w:rFonts w:ascii="Times New Roman" w:eastAsia="Times New Roman" w:hAnsi="Times New Roman" w:cs="Times New Roman"/>
              </w:rPr>
              <w:delText>T</w:delText>
            </w:r>
          </w:del>
        </w:sdtContent>
      </w:sdt>
      <w:r w:rsidRPr="00D530A4">
        <w:rPr>
          <w:rFonts w:ascii="Times New Roman" w:eastAsia="Times New Roman" w:hAnsi="Times New Roman" w:cs="Times New Roman"/>
        </w:rPr>
        <w:t>he proposed work lays the groundwork for AI s</w:t>
      </w:r>
      <w:r w:rsidRPr="00D530A4">
        <w:rPr>
          <w:rFonts w:ascii="Times New Roman" w:eastAsia="Times New Roman" w:hAnsi="Times New Roman" w:cs="Times New Roman"/>
        </w:rPr>
        <w:t xml:space="preserve">ystems that could assess ecosystem stability, track resilience changes, and inform </w:t>
      </w:r>
      <w:sdt>
        <w:sdtPr>
          <w:rPr>
            <w:rFonts w:ascii="Times New Roman" w:hAnsi="Times New Roman" w:cs="Times New Roman"/>
          </w:rPr>
          <w:tag w:val="goog_rdk_166"/>
          <w:id w:val="-697880056"/>
        </w:sdtPr>
        <w:sdtEndPr/>
        <w:sdtContent>
          <w:del w:id="140" w:author="Jonathan Walter" w:date="2026-10-02T14:37:00Z">
            <w:r w:rsidRPr="00D530A4">
              <w:rPr>
                <w:rFonts w:ascii="Times New Roman" w:eastAsia="Times New Roman" w:hAnsi="Times New Roman" w:cs="Times New Roman"/>
              </w:rPr>
              <w:delText>management decisions</w:delText>
            </w:r>
          </w:del>
        </w:sdtContent>
      </w:sdt>
      <w:sdt>
        <w:sdtPr>
          <w:rPr>
            <w:rFonts w:ascii="Times New Roman" w:hAnsi="Times New Roman" w:cs="Times New Roman"/>
          </w:rPr>
          <w:tag w:val="goog_rdk_167"/>
          <w:id w:val="703632801"/>
        </w:sdtPr>
        <w:sdtEndPr/>
        <w:sdtContent>
          <w:ins w:id="141" w:author="Jonathan Walter" w:date="2026-10-02T14:37:00Z">
            <w:r w:rsidRPr="00D530A4">
              <w:rPr>
                <w:rFonts w:ascii="Times New Roman" w:eastAsia="Times New Roman" w:hAnsi="Times New Roman" w:cs="Times New Roman"/>
              </w:rPr>
              <w:t>decision-making</w:t>
            </w:r>
          </w:ins>
        </w:sdtContent>
      </w:sdt>
      <w:r w:rsidRPr="00D530A4">
        <w:rPr>
          <w:rFonts w:ascii="Times New Roman" w:eastAsia="Times New Roman" w:hAnsi="Times New Roman" w:cs="Times New Roman"/>
        </w:rPr>
        <w:t xml:space="preserve"> by: a) critically stress-testing a new, flexible approach to system reconstruction that is widely applicable to ecological data; and </w:t>
      </w:r>
      <w:r w:rsidRPr="00D530A4">
        <w:rPr>
          <w:rFonts w:ascii="Times New Roman" w:eastAsia="Times New Roman" w:hAnsi="Times New Roman" w:cs="Times New Roman"/>
        </w:rPr>
        <w:t xml:space="preserve">b) producing novel understanding of how and why </w:t>
      </w:r>
      <w:sdt>
        <w:sdtPr>
          <w:rPr>
            <w:rFonts w:ascii="Times New Roman" w:hAnsi="Times New Roman" w:cs="Times New Roman"/>
          </w:rPr>
          <w:tag w:val="goog_rdk_168"/>
          <w:id w:val="-1906487627"/>
        </w:sdtPr>
        <w:sdtEndPr/>
        <w:sdtContent>
          <w:del w:id="142" w:author="Jonathan Walter" w:date="2026-10-02T14:37:00Z">
            <w:r w:rsidRPr="00D530A4">
              <w:rPr>
                <w:rFonts w:ascii="Times New Roman" w:eastAsia="Times New Roman" w:hAnsi="Times New Roman" w:cs="Times New Roman"/>
              </w:rPr>
              <w:delText xml:space="preserve">management </w:delText>
            </w:r>
          </w:del>
        </w:sdtContent>
      </w:sdt>
      <w:sdt>
        <w:sdtPr>
          <w:rPr>
            <w:rFonts w:ascii="Times New Roman" w:hAnsi="Times New Roman" w:cs="Times New Roman"/>
          </w:rPr>
          <w:tag w:val="goog_rdk_169"/>
          <w:id w:val="-1333750324"/>
        </w:sdtPr>
        <w:sdtEndPr/>
        <w:sdtContent>
          <w:ins w:id="143" w:author="Jonathan Walter" w:date="2026-10-02T14:37:00Z">
            <w:r w:rsidRPr="00D530A4">
              <w:rPr>
                <w:rFonts w:ascii="Times New Roman" w:eastAsia="Times New Roman" w:hAnsi="Times New Roman" w:cs="Times New Roman"/>
              </w:rPr>
              <w:t xml:space="preserve">ecosystem manipulations </w:t>
            </w:r>
          </w:ins>
        </w:sdtContent>
      </w:sdt>
      <w:r w:rsidRPr="00D530A4">
        <w:rPr>
          <w:rFonts w:ascii="Times New Roman" w:eastAsia="Times New Roman" w:hAnsi="Times New Roman" w:cs="Times New Roman"/>
        </w:rPr>
        <w:t>affect</w:t>
      </w:r>
      <w:sdt>
        <w:sdtPr>
          <w:rPr>
            <w:rFonts w:ascii="Times New Roman" w:hAnsi="Times New Roman" w:cs="Times New Roman"/>
          </w:rPr>
          <w:tag w:val="goog_rdk_170"/>
          <w:id w:val="-2128650157"/>
        </w:sdtPr>
        <w:sdtEndPr/>
        <w:sdtContent>
          <w:ins w:id="144" w:author="Jonathan Walter" w:date="2026-10-02T14:37:00Z">
            <w:r w:rsidRPr="00D530A4">
              <w:rPr>
                <w:rFonts w:ascii="Times New Roman" w:eastAsia="Times New Roman" w:hAnsi="Times New Roman" w:cs="Times New Roman"/>
              </w:rPr>
              <w:t xml:space="preserve"> system</w:t>
            </w:r>
          </w:ins>
        </w:sdtContent>
      </w:sdt>
      <w:sdt>
        <w:sdtPr>
          <w:rPr>
            <w:rFonts w:ascii="Times New Roman" w:hAnsi="Times New Roman" w:cs="Times New Roman"/>
          </w:rPr>
          <w:tag w:val="goog_rdk_171"/>
          <w:id w:val="-734437846"/>
        </w:sdtPr>
        <w:sdtEndPr/>
        <w:sdtContent>
          <w:del w:id="145" w:author="Jonathan Walter" w:date="2026-10-02T14:37:00Z">
            <w:r w:rsidRPr="00D530A4">
              <w:rPr>
                <w:rFonts w:ascii="Times New Roman" w:eastAsia="Times New Roman" w:hAnsi="Times New Roman" w:cs="Times New Roman"/>
              </w:rPr>
              <w:delText>s ecosystem</w:delText>
            </w:r>
          </w:del>
        </w:sdtContent>
      </w:sdt>
      <w:r w:rsidRPr="00D530A4">
        <w:rPr>
          <w:rFonts w:ascii="Times New Roman" w:eastAsia="Times New Roman" w:hAnsi="Times New Roman" w:cs="Times New Roman"/>
        </w:rPr>
        <w:t xml:space="preserve"> resilience.</w:t>
      </w:r>
    </w:p>
    <w:p w14:paraId="00000089" w14:textId="77777777" w:rsidR="008E0D62" w:rsidRPr="00D530A4" w:rsidRDefault="00DC0722" w:rsidP="00D530A4">
      <w:pPr>
        <w:widowControl w:val="0"/>
        <w:spacing w:after="0" w:line="240" w:lineRule="auto"/>
        <w:rPr>
          <w:rFonts w:ascii="Times New Roman" w:eastAsia="Times New Roman" w:hAnsi="Times New Roman" w:cs="Times New Roman"/>
        </w:rPr>
      </w:pPr>
      <w:r w:rsidRPr="00D530A4">
        <w:rPr>
          <w:rFonts w:ascii="Times New Roman" w:eastAsia="Times New Roman" w:hAnsi="Times New Roman" w:cs="Times New Roman"/>
          <w:b/>
          <w:bCs/>
        </w:rPr>
        <w:t>Project Team and Timeline</w:t>
      </w:r>
    </w:p>
    <w:p w14:paraId="0000008A" w14:textId="77777777" w:rsidR="008E0D62" w:rsidRPr="00D530A4" w:rsidRDefault="00DC0722" w:rsidP="00D530A4">
      <w:pPr>
        <w:widowControl w:val="0"/>
        <w:spacing w:after="120" w:line="240" w:lineRule="auto"/>
        <w:rPr>
          <w:rFonts w:ascii="Times New Roman" w:eastAsia="Times New Roman" w:hAnsi="Times New Roman" w:cs="Times New Roman"/>
        </w:rPr>
      </w:pPr>
      <w:r w:rsidRPr="00D530A4">
        <w:rPr>
          <w:rFonts w:ascii="Times New Roman" w:eastAsia="Times New Roman" w:hAnsi="Times New Roman" w:cs="Times New Roman"/>
        </w:rPr>
        <w:t xml:space="preserve">Together, the PIs have extensive expertise in </w:t>
      </w:r>
      <w:proofErr w:type="spellStart"/>
      <w:r w:rsidRPr="00D530A4">
        <w:rPr>
          <w:rFonts w:ascii="Times New Roman" w:eastAsia="Times New Roman" w:hAnsi="Times New Roman" w:cs="Times New Roman"/>
        </w:rPr>
        <w:t>i</w:t>
      </w:r>
      <w:proofErr w:type="spellEnd"/>
      <w:r w:rsidRPr="00D530A4">
        <w:rPr>
          <w:rFonts w:ascii="Times New Roman" w:eastAsia="Times New Roman" w:hAnsi="Times New Roman" w:cs="Times New Roman"/>
        </w:rPr>
        <w:t>) the quantitative tools required for this research, ii</w:t>
      </w:r>
      <w:r w:rsidRPr="00D530A4">
        <w:rPr>
          <w:rFonts w:ascii="Times New Roman" w:eastAsia="Times New Roman" w:hAnsi="Times New Roman" w:cs="Times New Roman"/>
        </w:rPr>
        <w:t xml:space="preserve">) lake ecosystem dynamics, and iii) data generation and sampling protocols pertinent to wise re-use of these datasets. </w:t>
      </w:r>
      <w:r w:rsidRPr="00D530A4">
        <w:rPr>
          <w:rFonts w:ascii="Times New Roman" w:eastAsia="Times New Roman" w:hAnsi="Times New Roman" w:cs="Times New Roman"/>
          <w:i/>
          <w:iCs/>
          <w:u w:val="single"/>
        </w:rPr>
        <w:t>Walter</w:t>
      </w:r>
      <w:r w:rsidRPr="00D530A4">
        <w:rPr>
          <w:rFonts w:ascii="Times New Roman" w:eastAsia="Times New Roman" w:hAnsi="Times New Roman" w:cs="Times New Roman"/>
        </w:rPr>
        <w:t xml:space="preserve"> is a quantitative ecologist who has worked extensively at using cutting-edge quantitative techniques to study the stability and re</w:t>
      </w:r>
      <w:r w:rsidRPr="00D530A4">
        <w:rPr>
          <w:rFonts w:ascii="Times New Roman" w:eastAsia="Times New Roman" w:hAnsi="Times New Roman" w:cs="Times New Roman"/>
        </w:rPr>
        <w:t>silience of ecological systems</w:t>
      </w:r>
      <w:r w:rsidRPr="00D530A4">
        <w:rPr>
          <w:rFonts w:ascii="Times New Roman" w:eastAsia="Times New Roman" w:hAnsi="Times New Roman" w:cs="Times New Roman"/>
          <w:vertAlign w:val="superscript"/>
        </w:rPr>
        <w:t>68,83,84</w:t>
      </w:r>
      <w:r w:rsidRPr="00D530A4">
        <w:rPr>
          <w:rFonts w:ascii="Times New Roman" w:eastAsia="Times New Roman" w:hAnsi="Times New Roman" w:cs="Times New Roman"/>
        </w:rPr>
        <w:t>, including the dynamics of lake ensembles</w:t>
      </w:r>
      <w:r w:rsidRPr="00D530A4">
        <w:rPr>
          <w:rFonts w:ascii="Times New Roman" w:eastAsia="Times New Roman" w:hAnsi="Times New Roman" w:cs="Times New Roman"/>
          <w:vertAlign w:val="superscript"/>
        </w:rPr>
        <w:t>31</w:t>
      </w:r>
      <w:r w:rsidRPr="00D530A4">
        <w:rPr>
          <w:rFonts w:ascii="Times New Roman" w:eastAsia="Times New Roman" w:hAnsi="Times New Roman" w:cs="Times New Roman"/>
        </w:rPr>
        <w:t>. Walter has substantial experience publishing open data</w:t>
      </w:r>
      <w:r w:rsidRPr="00D530A4">
        <w:rPr>
          <w:rFonts w:ascii="Times New Roman" w:eastAsia="Times New Roman" w:hAnsi="Times New Roman" w:cs="Times New Roman"/>
          <w:vertAlign w:val="superscript"/>
        </w:rPr>
        <w:t>85,86</w:t>
      </w:r>
      <w:r w:rsidRPr="00D530A4">
        <w:rPr>
          <w:rFonts w:ascii="Times New Roman" w:eastAsia="Times New Roman" w:hAnsi="Times New Roman" w:cs="Times New Roman"/>
        </w:rPr>
        <w:t xml:space="preserve"> and software</w:t>
      </w:r>
      <w:r w:rsidRPr="00D530A4">
        <w:rPr>
          <w:rFonts w:ascii="Times New Roman" w:eastAsia="Times New Roman" w:hAnsi="Times New Roman" w:cs="Times New Roman"/>
          <w:vertAlign w:val="superscript"/>
        </w:rPr>
        <w:t>87,88</w:t>
      </w:r>
      <w:r w:rsidRPr="00D530A4">
        <w:rPr>
          <w:rFonts w:ascii="Times New Roman" w:eastAsia="Times New Roman" w:hAnsi="Times New Roman" w:cs="Times New Roman"/>
        </w:rPr>
        <w:t xml:space="preserve">. </w:t>
      </w:r>
      <w:r w:rsidRPr="00D530A4">
        <w:rPr>
          <w:rFonts w:ascii="Times New Roman" w:eastAsia="Times New Roman" w:hAnsi="Times New Roman" w:cs="Times New Roman"/>
          <w:i/>
          <w:iCs/>
          <w:u w:val="single"/>
        </w:rPr>
        <w:t>Wilkinson</w:t>
      </w:r>
      <w:r w:rsidRPr="00D530A4">
        <w:rPr>
          <w:rFonts w:ascii="Times New Roman" w:eastAsia="Times New Roman" w:hAnsi="Times New Roman" w:cs="Times New Roman"/>
        </w:rPr>
        <w:t xml:space="preserve"> is a limnologist and ecosystem ecologist with a longstanding research program on resilience</w:t>
      </w:r>
      <w:r w:rsidRPr="00D530A4">
        <w:rPr>
          <w:rFonts w:ascii="Times New Roman" w:eastAsia="Times New Roman" w:hAnsi="Times New Roman" w:cs="Times New Roman"/>
          <w:vertAlign w:val="superscript"/>
        </w:rPr>
        <w:t>56</w:t>
      </w:r>
      <w:r w:rsidRPr="00D530A4">
        <w:rPr>
          <w:rFonts w:ascii="Times New Roman" w:eastAsia="Times New Roman" w:hAnsi="Times New Roman" w:cs="Times New Roman"/>
        </w:rPr>
        <w:t>, and land-lake interactions</w:t>
      </w:r>
      <w:r w:rsidRPr="00D530A4">
        <w:rPr>
          <w:rFonts w:ascii="Times New Roman" w:eastAsia="Times New Roman" w:hAnsi="Times New Roman" w:cs="Times New Roman"/>
          <w:vertAlign w:val="superscript"/>
        </w:rPr>
        <w:t>89</w:t>
      </w:r>
      <w:r w:rsidRPr="00D530A4">
        <w:rPr>
          <w:rFonts w:ascii="Times New Roman" w:eastAsia="Times New Roman" w:hAnsi="Times New Roman" w:cs="Times New Roman"/>
        </w:rPr>
        <w:t>. Wilkinson has deep familiarity with the lakes and data supporting this research as a co-lead PI of the NTL-LTER and a 15-year team</w:t>
      </w:r>
      <w:r w:rsidRPr="00D530A4">
        <w:rPr>
          <w:rFonts w:ascii="Times New Roman" w:eastAsia="Times New Roman" w:hAnsi="Times New Roman" w:cs="Times New Roman"/>
        </w:rPr>
        <w:t xml:space="preserve"> member (now, lead PI) of the Cascade Project, a long-running series of lake manipulations that contribute data to this effort. Additionally, Walter and Wilkinson have a track record of productive collaboration</w:t>
      </w:r>
      <w:r w:rsidRPr="00D530A4">
        <w:rPr>
          <w:rFonts w:ascii="Times New Roman" w:eastAsia="Times New Roman" w:hAnsi="Times New Roman" w:cs="Times New Roman"/>
          <w:vertAlign w:val="superscript"/>
        </w:rPr>
        <w:t>37,88,90,91</w:t>
      </w:r>
      <w:r w:rsidRPr="00D530A4">
        <w:rPr>
          <w:rFonts w:ascii="Times New Roman" w:eastAsia="Times New Roman" w:hAnsi="Times New Roman" w:cs="Times New Roman"/>
        </w:rPr>
        <w:t>.</w:t>
      </w:r>
    </w:p>
    <w:p w14:paraId="0000008B" w14:textId="77777777" w:rsidR="008E0D62" w:rsidRPr="00D530A4" w:rsidRDefault="00DC0722" w:rsidP="00D530A4">
      <w:pPr>
        <w:widowControl w:val="0"/>
        <w:spacing w:after="120" w:line="240" w:lineRule="auto"/>
        <w:rPr>
          <w:rFonts w:ascii="Times New Roman" w:eastAsia="Times New Roman" w:hAnsi="Times New Roman" w:cs="Times New Roman"/>
        </w:rPr>
      </w:pPr>
      <w:r w:rsidRPr="00D530A4">
        <w:rPr>
          <w:rFonts w:ascii="Times New Roman" w:eastAsia="Times New Roman" w:hAnsi="Times New Roman" w:cs="Times New Roman"/>
        </w:rPr>
        <w:t>Walter will lead data analysis, s</w:t>
      </w:r>
      <w:r w:rsidRPr="00D530A4">
        <w:rPr>
          <w:rFonts w:ascii="Times New Roman" w:eastAsia="Times New Roman" w:hAnsi="Times New Roman" w:cs="Times New Roman"/>
        </w:rPr>
        <w:t>oftware development, and manuscript preparation; Wilkinson will lead data harmonization and Broader Impacts activities. We will collaborate via regular (e.g., biweekly) Zoom meetings and annual in-person meetings. In Y1 we will: complete a manuscript repor</w:t>
      </w:r>
      <w:r w:rsidRPr="00D530A4">
        <w:rPr>
          <w:rFonts w:ascii="Times New Roman" w:eastAsia="Times New Roman" w:hAnsi="Times New Roman" w:cs="Times New Roman"/>
        </w:rPr>
        <w:t>ting results of Obj. 1 &amp; 2, conduct CWMN monitoring (</w:t>
      </w:r>
      <w:r w:rsidRPr="00D530A4">
        <w:rPr>
          <w:rFonts w:ascii="Times New Roman" w:eastAsia="Times New Roman" w:hAnsi="Times New Roman" w:cs="Times New Roman"/>
          <w:i/>
          <w:iCs/>
        </w:rPr>
        <w:t>Broader Impacts</w:t>
      </w:r>
      <w:r w:rsidRPr="00D530A4">
        <w:rPr>
          <w:rFonts w:ascii="Times New Roman" w:eastAsia="Times New Roman" w:hAnsi="Times New Roman" w:cs="Times New Roman"/>
        </w:rPr>
        <w:t>). In Y2 we will: complete a manuscript reporting results of Obj. 3, publish 2 harmonized datasets on EDI, publish analysis software, and give 2 conference presentations.</w:t>
      </w:r>
    </w:p>
    <w:p w14:paraId="0000008C" w14:textId="77777777" w:rsidR="008E0D62" w:rsidRPr="00D530A4" w:rsidRDefault="00DC0722" w:rsidP="00D530A4">
      <w:pPr>
        <w:widowControl w:val="0"/>
        <w:spacing w:after="0" w:line="240" w:lineRule="auto"/>
        <w:rPr>
          <w:rFonts w:ascii="Times New Roman" w:eastAsia="Times New Roman" w:hAnsi="Times New Roman" w:cs="Times New Roman"/>
        </w:rPr>
      </w:pPr>
      <w:sdt>
        <w:sdtPr>
          <w:rPr>
            <w:rFonts w:ascii="Times New Roman" w:hAnsi="Times New Roman" w:cs="Times New Roman"/>
          </w:rPr>
          <w:tag w:val="goog_rdk_172"/>
          <w:id w:val="1678892281"/>
        </w:sdtPr>
        <w:sdtEndPr/>
        <w:sdtContent>
          <w:commentRangeStart w:id="146"/>
        </w:sdtContent>
      </w:sdt>
      <w:r w:rsidRPr="00D530A4">
        <w:rPr>
          <w:rFonts w:ascii="Times New Roman" w:eastAsia="Times New Roman" w:hAnsi="Times New Roman" w:cs="Times New Roman"/>
          <w:b/>
          <w:bCs/>
        </w:rPr>
        <w:t>Broader Impacts</w:t>
      </w:r>
      <w:commentRangeEnd w:id="146"/>
      <w:r w:rsidRPr="00D530A4">
        <w:rPr>
          <w:rFonts w:ascii="Times New Roman" w:hAnsi="Times New Roman" w:cs="Times New Roman"/>
        </w:rPr>
        <w:commentReference w:id="146"/>
      </w:r>
    </w:p>
    <w:p w14:paraId="0000008D" w14:textId="77777777" w:rsidR="008E0D62" w:rsidRPr="00D530A4" w:rsidRDefault="00DC0722" w:rsidP="00D530A4">
      <w:pPr>
        <w:widowControl w:val="0"/>
        <w:spacing w:after="120" w:line="240" w:lineRule="auto"/>
        <w:rPr>
          <w:rFonts w:ascii="Times New Roman" w:eastAsia="Times New Roman" w:hAnsi="Times New Roman" w:cs="Times New Roman"/>
        </w:rPr>
      </w:pPr>
      <w:r w:rsidRPr="00D530A4">
        <w:rPr>
          <w:rFonts w:ascii="Times New Roman" w:eastAsia="Times New Roman" w:hAnsi="Times New Roman" w:cs="Times New Roman"/>
        </w:rPr>
        <w:t>Constructed ponds are nature-based solutions in urban areas to reduce flooding, trap sediment, and provide recreation</w:t>
      </w:r>
      <w:r w:rsidRPr="00D530A4">
        <w:rPr>
          <w:rFonts w:ascii="Times New Roman" w:eastAsia="Times New Roman" w:hAnsi="Times New Roman" w:cs="Times New Roman"/>
          <w:vertAlign w:val="superscript"/>
        </w:rPr>
        <w:t>92</w:t>
      </w:r>
      <w:r w:rsidRPr="00D530A4">
        <w:rPr>
          <w:rFonts w:ascii="Times New Roman" w:eastAsia="Times New Roman" w:hAnsi="Times New Roman" w:cs="Times New Roman"/>
        </w:rPr>
        <w:t>. However, stormwater ponds often have flashy hydrology, elevated nutrients, and frequent species introductions</w:t>
      </w:r>
      <w:r w:rsidRPr="00D530A4">
        <w:rPr>
          <w:rFonts w:ascii="Times New Roman" w:eastAsia="Times New Roman" w:hAnsi="Times New Roman" w:cs="Times New Roman"/>
          <w:vertAlign w:val="superscript"/>
        </w:rPr>
        <w:t>93</w:t>
      </w:r>
      <w:r w:rsidRPr="00D530A4">
        <w:rPr>
          <w:rFonts w:ascii="Times New Roman" w:eastAsia="Times New Roman" w:hAnsi="Times New Roman" w:cs="Times New Roman"/>
        </w:rPr>
        <w:t>, mak</w:t>
      </w:r>
      <w:r w:rsidRPr="00D530A4">
        <w:rPr>
          <w:rFonts w:ascii="Times New Roman" w:eastAsia="Times New Roman" w:hAnsi="Times New Roman" w:cs="Times New Roman"/>
        </w:rPr>
        <w:t>ing their stability landscapes prone to rapid, synchronous change. The Wilkinson Lab’s Community Water Monitoring Network (CWMN) includes 28 trained volunteers (“Pond Pals”) who monitor water quality in 10 Madison, WI stormwater ponds, augmenting high freq</w:t>
      </w:r>
      <w:r w:rsidRPr="00D530A4">
        <w:rPr>
          <w:rFonts w:ascii="Times New Roman" w:eastAsia="Times New Roman" w:hAnsi="Times New Roman" w:cs="Times New Roman"/>
        </w:rPr>
        <w:t>uency DO and water level data collected in each pond. Since 2022, the Pond Pals have conducted 300+ sampling events, collecting &gt;700 samples. </w:t>
      </w:r>
    </w:p>
    <w:sdt>
      <w:sdtPr>
        <w:rPr>
          <w:rFonts w:ascii="Times New Roman" w:hAnsi="Times New Roman" w:cs="Times New Roman"/>
        </w:rPr>
        <w:tag w:val="goog_rdk_174"/>
        <w:id w:val="-807760869"/>
      </w:sdtPr>
      <w:sdtEndPr/>
      <w:sdtContent>
        <w:p w14:paraId="0000008E" w14:textId="77777777" w:rsidR="008E0D62" w:rsidRPr="00D530A4" w:rsidRDefault="00DC0722" w:rsidP="00D530A4">
          <w:pPr>
            <w:widowControl w:val="0"/>
            <w:spacing w:after="120" w:line="240" w:lineRule="auto"/>
            <w:rPr>
              <w:ins w:id="147" w:author="Jonathan Walter" w:date="2026-09-15T20:33:00Z"/>
              <w:rFonts w:ascii="Times New Roman" w:eastAsia="Times New Roman" w:hAnsi="Times New Roman" w:cs="Times New Roman"/>
            </w:rPr>
          </w:pPr>
          <w:r w:rsidRPr="00D530A4">
            <w:rPr>
              <w:rFonts w:ascii="Times New Roman" w:eastAsia="Times New Roman" w:hAnsi="Times New Roman" w:cs="Times New Roman"/>
            </w:rPr>
            <w:t>We will continue supporting the Pond Pals’ water quality monitoring, building a long-term pond record paired with</w:t>
          </w:r>
          <w:r w:rsidRPr="00D530A4">
            <w:rPr>
              <w:rFonts w:ascii="Times New Roman" w:eastAsia="Times New Roman" w:hAnsi="Times New Roman" w:cs="Times New Roman"/>
            </w:rPr>
            <w:t xml:space="preserve"> high frequency DO data. Using this record, we’ll explore the magnitude, synchrony, and drivers of stability changes across the Madison </w:t>
          </w:r>
          <w:proofErr w:type="spellStart"/>
          <w:r w:rsidRPr="00D530A4">
            <w:rPr>
              <w:rFonts w:ascii="Times New Roman" w:eastAsia="Times New Roman" w:hAnsi="Times New Roman" w:cs="Times New Roman"/>
            </w:rPr>
            <w:t>pondscape</w:t>
          </w:r>
          <w:proofErr w:type="spellEnd"/>
          <w:r w:rsidRPr="00D530A4">
            <w:rPr>
              <w:rFonts w:ascii="Times New Roman" w:eastAsia="Times New Roman" w:hAnsi="Times New Roman" w:cs="Times New Roman"/>
            </w:rPr>
            <w:t>. At the 2027 Pond Pals workshop, we’ll work with volunteers to link their observations to stability landscapes</w:t>
          </w:r>
          <w:r w:rsidRPr="00D530A4">
            <w:rPr>
              <w:rFonts w:ascii="Times New Roman" w:eastAsia="Times New Roman" w:hAnsi="Times New Roman" w:cs="Times New Roman"/>
            </w:rPr>
            <w:t xml:space="preserve"> generated with our methods, providing insight into the drivers and impacts of changing resilience in urban stormwater ponds. These efforts will also provide a comparison to the changes observed in the longer-term records evaluated for this project. We wil</w:t>
          </w:r>
          <w:r w:rsidRPr="00D530A4">
            <w:rPr>
              <w:rFonts w:ascii="Times New Roman" w:eastAsia="Times New Roman" w:hAnsi="Times New Roman" w:cs="Times New Roman"/>
            </w:rPr>
            <w:t>l also share findings and management recommendations with local governments that support the CWMN during annual presentations and incorporate concepts of resilience and temporal variability in our annual Pond Exploration Day public events. Finally, CWMN da</w:t>
          </w:r>
          <w:r w:rsidRPr="00D530A4">
            <w:rPr>
              <w:rFonts w:ascii="Times New Roman" w:eastAsia="Times New Roman" w:hAnsi="Times New Roman" w:cs="Times New Roman"/>
            </w:rPr>
            <w:t>ta will be harmonized with the data sets from this project and published through the Environmental Data Initiative. </w:t>
          </w:r>
          <w:sdt>
            <w:sdtPr>
              <w:rPr>
                <w:rFonts w:ascii="Times New Roman" w:hAnsi="Times New Roman" w:cs="Times New Roman"/>
              </w:rPr>
              <w:tag w:val="goog_rdk_173"/>
              <w:id w:val="-645217657"/>
            </w:sdtPr>
            <w:sdtEndPr/>
            <w:sdtContent/>
          </w:sdt>
        </w:p>
      </w:sdtContent>
    </w:sdt>
    <w:sdt>
      <w:sdtPr>
        <w:rPr>
          <w:rFonts w:ascii="Times New Roman" w:hAnsi="Times New Roman" w:cs="Times New Roman"/>
        </w:rPr>
        <w:tag w:val="goog_rdk_180"/>
        <w:id w:val="-1279312496"/>
      </w:sdtPr>
      <w:sdtEndPr/>
      <w:sdtContent>
        <w:p w14:paraId="0000008F" w14:textId="77777777" w:rsidR="008E0D62" w:rsidRPr="00D530A4" w:rsidRDefault="00DC0722" w:rsidP="00D530A4">
          <w:pPr>
            <w:widowControl w:val="0"/>
            <w:spacing w:after="120" w:line="240" w:lineRule="auto"/>
            <w:rPr>
              <w:ins w:id="148" w:author="Jonathan Walter" w:date="2026-10-07T21:27:00Z"/>
              <w:rFonts w:ascii="Times New Roman" w:eastAsia="Times New Roman" w:hAnsi="Times New Roman" w:cs="Times New Roman"/>
            </w:rPr>
          </w:pPr>
          <w:sdt>
            <w:sdtPr>
              <w:rPr>
                <w:rFonts w:ascii="Times New Roman" w:hAnsi="Times New Roman" w:cs="Times New Roman"/>
              </w:rPr>
              <w:tag w:val="goog_rdk_176"/>
              <w:id w:val="2080197273"/>
            </w:sdtPr>
            <w:sdtEndPr/>
            <w:sdtContent>
              <w:ins w:id="149" w:author="Jonathan Walter" w:date="2026-10-07T21:16:00Z">
                <w:r w:rsidRPr="00D530A4">
                  <w:rPr>
                    <w:rFonts w:ascii="Times New Roman" w:eastAsia="Times New Roman" w:hAnsi="Times New Roman" w:cs="Times New Roman"/>
                  </w:rPr>
                  <w:t xml:space="preserve">This project contributes to development of a scientific workforce with advanced quantitative and computational skills. We will recruit </w:t>
                </w:r>
                <w:r w:rsidRPr="00D530A4">
                  <w:rPr>
                    <w:rFonts w:ascii="Times New Roman" w:eastAsia="Times New Roman" w:hAnsi="Times New Roman" w:cs="Times New Roman"/>
                  </w:rPr>
                  <w:t>and train a postdoctoral researcher in advanced quantitative research methods, project management, and science communication. The PIs will recruit and train undergraduate students [GMW to provide details].</w:t>
                </w:r>
              </w:ins>
            </w:sdtContent>
          </w:sdt>
          <w:sdt>
            <w:sdtPr>
              <w:rPr>
                <w:rFonts w:ascii="Times New Roman" w:hAnsi="Times New Roman" w:cs="Times New Roman"/>
              </w:rPr>
              <w:tag w:val="goog_rdk_177"/>
              <w:id w:val="1487912442"/>
            </w:sdtPr>
            <w:sdtEndPr/>
            <w:sdtContent>
              <w:customXmlInsRangeStart w:id="150" w:author="Jonathan Walter" w:date="2026-09-15T20:33:00Z"/>
              <w:sdt>
                <w:sdtPr>
                  <w:rPr>
                    <w:rFonts w:ascii="Times New Roman" w:hAnsi="Times New Roman" w:cs="Times New Roman"/>
                  </w:rPr>
                  <w:tag w:val="goog_rdk_178"/>
                  <w:id w:val="965519227"/>
                </w:sdtPr>
                <w:sdtEndPr/>
                <w:sdtContent>
                  <w:customXmlInsRangeEnd w:id="150"/>
                  <w:ins w:id="151" w:author="Jonathan Walter" w:date="2026-09-15T20:33:00Z">
                    <w:del w:id="152" w:author="Jonathan Walter" w:date="2026-10-07T21:16:00Z">
                      <w:r w:rsidRPr="00D530A4">
                        <w:rPr>
                          <w:rFonts w:ascii="Times New Roman" w:eastAsia="Times New Roman" w:hAnsi="Times New Roman" w:cs="Times New Roman"/>
                        </w:rPr>
                        <w:delText xml:space="preserve">Workforce development – postdoctoral researcher, </w:delText>
                      </w:r>
                      <w:r w:rsidRPr="00D530A4">
                        <w:rPr>
                          <w:rFonts w:ascii="Times New Roman" w:eastAsia="Times New Roman" w:hAnsi="Times New Roman" w:cs="Times New Roman"/>
                        </w:rPr>
                        <w:delText>others?</w:delText>
                      </w:r>
                    </w:del>
                  </w:ins>
                  <w:customXmlInsRangeStart w:id="153" w:author="Jonathan Walter" w:date="2026-09-15T20:33:00Z"/>
                </w:sdtContent>
              </w:sdt>
              <w:customXmlInsRangeEnd w:id="153"/>
            </w:sdtContent>
          </w:sdt>
          <w:sdt>
            <w:sdtPr>
              <w:rPr>
                <w:rFonts w:ascii="Times New Roman" w:hAnsi="Times New Roman" w:cs="Times New Roman"/>
              </w:rPr>
              <w:tag w:val="goog_rdk_179"/>
              <w:id w:val="-289308286"/>
            </w:sdtPr>
            <w:sdtEndPr/>
            <w:sdtContent/>
          </w:sdt>
        </w:p>
      </w:sdtContent>
    </w:sdt>
    <w:sdt>
      <w:sdtPr>
        <w:rPr>
          <w:rFonts w:ascii="Times New Roman" w:hAnsi="Times New Roman" w:cs="Times New Roman"/>
        </w:rPr>
        <w:tag w:val="goog_rdk_186"/>
        <w:id w:val="-1348544284"/>
      </w:sdtPr>
      <w:sdtEndPr/>
      <w:sdtContent>
        <w:p w14:paraId="00000090" w14:textId="77777777" w:rsidR="008E0D62" w:rsidRPr="00D530A4" w:rsidRDefault="00DC0722" w:rsidP="00D530A4">
          <w:pPr>
            <w:widowControl w:val="0"/>
            <w:spacing w:after="120" w:line="240" w:lineRule="auto"/>
            <w:rPr>
              <w:ins w:id="154" w:author="Jonathan Walter" w:date="2026-09-15T20:33:00Z"/>
              <w:del w:id="155" w:author="Jonathan Walter" w:date="2026-10-07T21:27:00Z"/>
              <w:rFonts w:ascii="Times New Roman" w:eastAsia="Times New Roman" w:hAnsi="Times New Roman" w:cs="Times New Roman"/>
            </w:rPr>
          </w:pPr>
          <w:sdt>
            <w:sdtPr>
              <w:rPr>
                <w:rFonts w:ascii="Times New Roman" w:hAnsi="Times New Roman" w:cs="Times New Roman"/>
              </w:rPr>
              <w:tag w:val="goog_rdk_183"/>
              <w:id w:val="1874909180"/>
            </w:sdtPr>
            <w:sdtEndPr/>
            <w:sdtContent>
              <w:ins w:id="156" w:author="Jonathan Walter" w:date="2026-10-07T21:27:00Z">
                <w:r w:rsidRPr="00D530A4">
                  <w:rPr>
                    <w:rFonts w:ascii="Times New Roman" w:eastAsia="Times New Roman" w:hAnsi="Times New Roman" w:cs="Times New Roman"/>
                  </w:rPr>
                  <w:t>We will engage K-12 students and the public by developing outreach materials on ecosystem resilience that will be delivered at outreach events (e.g., school visits, open houses) organized by the UC Davis Center for Watershed Sciences, University of Wiscons</w:t>
                </w:r>
                <w:r w:rsidRPr="00D530A4">
                  <w:rPr>
                    <w:rFonts w:ascii="Times New Roman" w:eastAsia="Times New Roman" w:hAnsi="Times New Roman" w:cs="Times New Roman"/>
                  </w:rPr>
                  <w:t>in Center for Limnology, and Trout Lake Station.</w:t>
                </w:r>
              </w:ins>
            </w:sdtContent>
          </w:sdt>
          <w:sdt>
            <w:sdtPr>
              <w:rPr>
                <w:rFonts w:ascii="Times New Roman" w:hAnsi="Times New Roman" w:cs="Times New Roman"/>
              </w:rPr>
              <w:tag w:val="goog_rdk_184"/>
              <w:id w:val="-495751732"/>
            </w:sdtPr>
            <w:sdtEndPr/>
            <w:sdtContent>
              <w:customXmlInsRangeStart w:id="157" w:author="Jonathan Walter" w:date="2026-09-15T20:33:00Z"/>
              <w:sdt>
                <w:sdtPr>
                  <w:rPr>
                    <w:rFonts w:ascii="Times New Roman" w:hAnsi="Times New Roman" w:cs="Times New Roman"/>
                  </w:rPr>
                  <w:tag w:val="goog_rdk_185"/>
                  <w:id w:val="1484685332"/>
                </w:sdtPr>
                <w:sdtEndPr/>
                <w:sdtContent>
                  <w:customXmlInsRangeEnd w:id="157"/>
                  <w:customXmlInsRangeStart w:id="158" w:author="Jonathan Walter" w:date="2026-09-15T20:33:00Z"/>
                </w:sdtContent>
              </w:sdt>
              <w:customXmlInsRangeEnd w:id="158"/>
            </w:sdtContent>
          </w:sdt>
        </w:p>
      </w:sdtContent>
    </w:sdt>
    <w:sdt>
      <w:sdtPr>
        <w:rPr>
          <w:rFonts w:ascii="Times New Roman" w:hAnsi="Times New Roman" w:cs="Times New Roman"/>
        </w:rPr>
        <w:tag w:val="goog_rdk_189"/>
        <w:id w:val="1971965129"/>
      </w:sdtPr>
      <w:sdtEndPr/>
      <w:sdtContent>
        <w:p w14:paraId="00000091" w14:textId="77777777" w:rsidR="008E0D62" w:rsidRPr="00D530A4" w:rsidRDefault="00DC0722" w:rsidP="00D530A4">
          <w:pPr>
            <w:widowControl w:val="0"/>
            <w:spacing w:after="120" w:line="240" w:lineRule="auto"/>
            <w:rPr>
              <w:rFonts w:ascii="Times New Roman" w:eastAsia="Times New Roman" w:hAnsi="Times New Roman" w:cs="Times New Roman"/>
            </w:rPr>
          </w:pPr>
          <w:sdt>
            <w:sdtPr>
              <w:rPr>
                <w:rFonts w:ascii="Times New Roman" w:hAnsi="Times New Roman" w:cs="Times New Roman"/>
              </w:rPr>
              <w:tag w:val="goog_rdk_187"/>
              <w:id w:val="-130541155"/>
            </w:sdtPr>
            <w:sdtEndPr/>
            <w:sdtContent>
              <w:customXmlInsRangeStart w:id="159" w:author="Jonathan Walter" w:date="2026-09-15T20:33:00Z"/>
              <w:sdt>
                <w:sdtPr>
                  <w:rPr>
                    <w:rFonts w:ascii="Times New Roman" w:hAnsi="Times New Roman" w:cs="Times New Roman"/>
                  </w:rPr>
                  <w:tag w:val="goog_rdk_188"/>
                  <w:id w:val="-1290135457"/>
                </w:sdtPr>
                <w:sdtEndPr/>
                <w:sdtContent>
                  <w:customXmlInsRangeEnd w:id="159"/>
                  <w:ins w:id="160" w:author="Jonathan Walter" w:date="2026-09-15T20:33:00Z">
                    <w:del w:id="161" w:author="Jonathan Walter" w:date="2026-10-07T21:27:00Z">
                      <w:r w:rsidRPr="00D530A4">
                        <w:rPr>
                          <w:rFonts w:ascii="Times New Roman" w:eastAsia="Times New Roman" w:hAnsi="Times New Roman" w:cs="Times New Roman"/>
                        </w:rPr>
                        <w:delText>Leverage CWS and/or NTL outreach events/public engagement?</w:delText>
                      </w:r>
                    </w:del>
                  </w:ins>
                  <w:customXmlInsRangeStart w:id="162" w:author="Jonathan Walter" w:date="2026-09-15T20:33:00Z"/>
                </w:sdtContent>
              </w:sdt>
              <w:customXmlInsRangeEnd w:id="162"/>
            </w:sdtContent>
          </w:sdt>
        </w:p>
      </w:sdtContent>
    </w:sdt>
    <w:p w14:paraId="00000092" w14:textId="77777777" w:rsidR="008E0D62" w:rsidRPr="00D530A4" w:rsidRDefault="00DC0722" w:rsidP="00D530A4">
      <w:pPr>
        <w:widowControl w:val="0"/>
        <w:spacing w:after="120" w:line="240" w:lineRule="auto"/>
        <w:rPr>
          <w:rFonts w:ascii="Times New Roman" w:eastAsia="Times New Roman" w:hAnsi="Times New Roman" w:cs="Times New Roman"/>
        </w:rPr>
      </w:pPr>
      <w:r w:rsidRPr="00D530A4">
        <w:rPr>
          <w:rFonts w:ascii="Times New Roman" w:eastAsia="Times New Roman" w:hAnsi="Times New Roman" w:cs="Times New Roman"/>
          <w:b/>
          <w:bCs/>
        </w:rPr>
        <w:t>Results from Prior NSF Support</w:t>
      </w:r>
    </w:p>
    <w:p w14:paraId="00000093" w14:textId="19106D20" w:rsidR="008E0D62" w:rsidRPr="00D530A4" w:rsidRDefault="00DC0722" w:rsidP="00D530A4">
      <w:pPr>
        <w:widowControl w:val="0"/>
        <w:spacing w:after="120" w:line="240" w:lineRule="auto"/>
        <w:rPr>
          <w:rFonts w:ascii="Times New Roman" w:eastAsia="Times New Roman" w:hAnsi="Times New Roman" w:cs="Times New Roman"/>
        </w:rPr>
      </w:pPr>
      <w:r w:rsidRPr="00D530A4">
        <w:rPr>
          <w:rFonts w:ascii="Times New Roman" w:eastAsia="Times New Roman" w:hAnsi="Times New Roman" w:cs="Times New Roman"/>
          <w:b/>
          <w:bCs/>
          <w:u w:val="single"/>
        </w:rPr>
        <w:t>Walter</w:t>
      </w:r>
      <w:r w:rsidRPr="00D530A4">
        <w:rPr>
          <w:rFonts w:ascii="Times New Roman" w:eastAsia="Times New Roman" w:hAnsi="Times New Roman" w:cs="Times New Roman"/>
        </w:rPr>
        <w:t xml:space="preserve"> (PI) Collaborative Research: The role of functional traits in population and community synchrony</w:t>
      </w:r>
      <w:r w:rsidRPr="00D530A4">
        <w:rPr>
          <w:rFonts w:ascii="Times New Roman" w:eastAsia="Times New Roman" w:hAnsi="Times New Roman" w:cs="Times New Roman"/>
        </w:rPr>
        <w:t xml:space="preserve"> (DEB 2422250; $267,653; 9/2024-8/2027). </w:t>
      </w:r>
      <w:r w:rsidRPr="00D530A4">
        <w:rPr>
          <w:rFonts w:ascii="Times New Roman" w:eastAsia="Times New Roman" w:hAnsi="Times New Roman" w:cs="Times New Roman"/>
          <w:i/>
          <w:iCs/>
          <w:u w:val="single"/>
        </w:rPr>
        <w:t>Intellectual Merit</w:t>
      </w:r>
      <w:r w:rsidRPr="00D530A4">
        <w:rPr>
          <w:rFonts w:ascii="Times New Roman" w:eastAsia="Times New Roman" w:hAnsi="Times New Roman" w:cs="Times New Roman"/>
          <w:i/>
          <w:iCs/>
        </w:rPr>
        <w:t>:</w:t>
      </w:r>
      <w:r w:rsidRPr="00D530A4">
        <w:rPr>
          <w:rFonts w:ascii="Times New Roman" w:eastAsia="Times New Roman" w:hAnsi="Times New Roman" w:cs="Times New Roman"/>
        </w:rPr>
        <w:t xml:space="preserve"> We are performing a</w:t>
      </w:r>
      <w:r w:rsidRPr="00D530A4">
        <w:rPr>
          <w:rFonts w:ascii="Times New Roman" w:eastAsia="Times New Roman" w:hAnsi="Times New Roman" w:cs="Times New Roman"/>
          <w:i/>
          <w:iCs/>
        </w:rPr>
        <w:t xml:space="preserve"> </w:t>
      </w:r>
      <w:r w:rsidRPr="00D530A4">
        <w:rPr>
          <w:rFonts w:ascii="Times New Roman" w:eastAsia="Times New Roman" w:hAnsi="Times New Roman" w:cs="Times New Roman"/>
        </w:rPr>
        <w:t>novel unification of trait-</w:t>
      </w:r>
      <w:r w:rsidRPr="00D530A4">
        <w:rPr>
          <w:rFonts w:ascii="Times New Roman" w:eastAsia="Times New Roman" w:hAnsi="Times New Roman" w:cs="Times New Roman"/>
        </w:rPr>
        <w:t xml:space="preserve">based approaches with synchrony and stability uncovers why synchrony varies widely among systems. </w:t>
      </w:r>
      <w:sdt>
        <w:sdtPr>
          <w:rPr>
            <w:rFonts w:ascii="Times New Roman" w:hAnsi="Times New Roman" w:cs="Times New Roman"/>
          </w:rPr>
          <w:tag w:val="goog_rdk_190"/>
          <w:id w:val="-251304856"/>
          <w:showingPlcHdr/>
        </w:sdtPr>
        <w:sdtEndPr/>
        <w:sdtContent>
          <w:r w:rsidR="00D530A4">
            <w:rPr>
              <w:rFonts w:ascii="Times New Roman" w:hAnsi="Times New Roman" w:cs="Times New Roman"/>
            </w:rPr>
            <w:t xml:space="preserve">     </w:t>
          </w:r>
        </w:sdtContent>
      </w:sdt>
      <w:sdt>
        <w:sdtPr>
          <w:rPr>
            <w:rFonts w:ascii="Times New Roman" w:hAnsi="Times New Roman" w:cs="Times New Roman"/>
          </w:rPr>
          <w:tag w:val="goog_rdk_191"/>
          <w:id w:val="-1526621018"/>
        </w:sdtPr>
        <w:sdtEndPr/>
        <w:sdtContent>
          <w:r w:rsidRPr="00D530A4">
            <w:rPr>
              <w:rFonts w:ascii="Times New Roman" w:eastAsia="Times New Roman" w:hAnsi="Times New Roman" w:cs="Times New Roman"/>
            </w:rPr>
            <w:t xml:space="preserve">Completed </w:t>
          </w:r>
        </w:sdtContent>
      </w:sdt>
      <w:sdt>
        <w:sdtPr>
          <w:rPr>
            <w:rFonts w:ascii="Times New Roman" w:hAnsi="Times New Roman" w:cs="Times New Roman"/>
          </w:rPr>
          <w:tag w:val="goog_rdk_192"/>
          <w:id w:val="-1876037969"/>
          <w:showingPlcHdr/>
        </w:sdtPr>
        <w:sdtEndPr/>
        <w:sdtContent>
          <w:r w:rsidR="00D530A4">
            <w:rPr>
              <w:rFonts w:ascii="Times New Roman" w:hAnsi="Times New Roman" w:cs="Times New Roman"/>
            </w:rPr>
            <w:t xml:space="preserve">     </w:t>
          </w:r>
        </w:sdtContent>
      </w:sdt>
      <w:sdt>
        <w:sdtPr>
          <w:rPr>
            <w:rFonts w:ascii="Times New Roman" w:hAnsi="Times New Roman" w:cs="Times New Roman"/>
          </w:rPr>
          <w:tag w:val="goog_rdk_193"/>
          <w:id w:val="2030086441"/>
        </w:sdtPr>
        <w:sdtEndPr/>
        <w:sdtContent>
          <w:r w:rsidRPr="00D530A4">
            <w:rPr>
              <w:rFonts w:ascii="Times New Roman" w:eastAsia="Times New Roman" w:hAnsi="Times New Roman" w:cs="Times New Roman"/>
            </w:rPr>
            <w:t>f</w:t>
          </w:r>
        </w:sdtContent>
      </w:sdt>
      <w:sdt>
        <w:sdtPr>
          <w:rPr>
            <w:rFonts w:ascii="Times New Roman" w:hAnsi="Times New Roman" w:cs="Times New Roman"/>
          </w:rPr>
          <w:tag w:val="goog_rdk_194"/>
          <w:id w:val="1375996243"/>
          <w:showingPlcHdr/>
        </w:sdtPr>
        <w:sdtEndPr/>
        <w:sdtContent>
          <w:r w:rsidR="00D530A4">
            <w:rPr>
              <w:rFonts w:ascii="Times New Roman" w:hAnsi="Times New Roman" w:cs="Times New Roman"/>
            </w:rPr>
            <w:t xml:space="preserve">     </w:t>
          </w:r>
        </w:sdtContent>
      </w:sdt>
      <w:proofErr w:type="spellStart"/>
      <w:r w:rsidRPr="00D530A4">
        <w:rPr>
          <w:rFonts w:ascii="Times New Roman" w:eastAsia="Times New Roman" w:hAnsi="Times New Roman" w:cs="Times New Roman"/>
        </w:rPr>
        <w:t>ield</w:t>
      </w:r>
      <w:proofErr w:type="spellEnd"/>
      <w:r w:rsidRPr="00D530A4">
        <w:rPr>
          <w:rFonts w:ascii="Times New Roman" w:eastAsia="Times New Roman" w:hAnsi="Times New Roman" w:cs="Times New Roman"/>
        </w:rPr>
        <w:t xml:space="preserve"> collection of plant traits at 11 sites</w:t>
      </w:r>
      <w:sdt>
        <w:sdtPr>
          <w:rPr>
            <w:rFonts w:ascii="Times New Roman" w:hAnsi="Times New Roman" w:cs="Times New Roman"/>
          </w:rPr>
          <w:tag w:val="goog_rdk_195"/>
          <w:id w:val="2098343028"/>
        </w:sdtPr>
        <w:sdtEndPr/>
        <w:sdtContent>
          <w:r w:rsidRPr="00D530A4">
            <w:rPr>
              <w:rFonts w:ascii="Times New Roman" w:eastAsia="Times New Roman" w:hAnsi="Times New Roman" w:cs="Times New Roman"/>
            </w:rPr>
            <w:t xml:space="preserve"> and analyses are ongoing</w:t>
          </w:r>
        </w:sdtContent>
      </w:sdt>
      <w:sdt>
        <w:sdtPr>
          <w:rPr>
            <w:rFonts w:ascii="Times New Roman" w:hAnsi="Times New Roman" w:cs="Times New Roman"/>
          </w:rPr>
          <w:tag w:val="goog_rdk_196"/>
          <w:id w:val="820984479"/>
          <w:showingPlcHdr/>
        </w:sdtPr>
        <w:sdtEndPr/>
        <w:sdtContent>
          <w:r w:rsidR="00D530A4">
            <w:rPr>
              <w:rFonts w:ascii="Times New Roman" w:hAnsi="Times New Roman" w:cs="Times New Roman"/>
            </w:rPr>
            <w:t xml:space="preserve">     </w:t>
          </w:r>
        </w:sdtContent>
      </w:sdt>
      <w:sdt>
        <w:sdtPr>
          <w:rPr>
            <w:rFonts w:ascii="Times New Roman" w:hAnsi="Times New Roman" w:cs="Times New Roman"/>
          </w:rPr>
          <w:tag w:val="goog_rdk_197"/>
          <w:id w:val="-426005634"/>
        </w:sdtPr>
        <w:sdtEndPr/>
        <w:sdtContent>
          <w:r w:rsidRPr="00D530A4">
            <w:rPr>
              <w:rFonts w:ascii="Times New Roman" w:eastAsia="Times New Roman" w:hAnsi="Times New Roman" w:cs="Times New Roman"/>
            </w:rPr>
            <w:t xml:space="preserve">. To date, we have published NN manuscripts (REFS) and </w:t>
          </w:r>
        </w:sdtContent>
      </w:sdt>
      <w:sdt>
        <w:sdtPr>
          <w:rPr>
            <w:rFonts w:ascii="Times New Roman" w:hAnsi="Times New Roman" w:cs="Times New Roman"/>
          </w:rPr>
          <w:tag w:val="goog_rdk_198"/>
          <w:id w:val="2114509321"/>
        </w:sdtPr>
        <w:sdtEndPr/>
        <w:sdtContent>
          <w:r w:rsidRPr="00D530A4">
            <w:rPr>
              <w:rFonts w:ascii="Times New Roman" w:eastAsia="Times New Roman" w:hAnsi="Times New Roman" w:cs="Times New Roman"/>
            </w:rPr>
            <w:t>one manuscript will be submitted in Fall ‘26.</w:t>
          </w:r>
        </w:sdtContent>
      </w:sdt>
      <w:sdt>
        <w:sdtPr>
          <w:rPr>
            <w:rFonts w:ascii="Times New Roman" w:hAnsi="Times New Roman" w:cs="Times New Roman"/>
          </w:rPr>
          <w:tag w:val="goog_rdk_199"/>
          <w:id w:val="-534669414"/>
        </w:sdtPr>
        <w:sdtEndPr/>
        <w:sdtContent>
          <w:r w:rsidRPr="00D530A4">
            <w:rPr>
              <w:rFonts w:ascii="Times New Roman" w:eastAsia="Times New Roman" w:hAnsi="Times New Roman" w:cs="Times New Roman"/>
            </w:rPr>
            <w:t>…</w:t>
          </w:r>
        </w:sdtContent>
      </w:sdt>
      <w:sdt>
        <w:sdtPr>
          <w:rPr>
            <w:rFonts w:ascii="Times New Roman" w:hAnsi="Times New Roman" w:cs="Times New Roman"/>
          </w:rPr>
          <w:tag w:val="goog_rdk_200"/>
          <w:id w:val="-1978608921"/>
          <w:showingPlcHdr/>
        </w:sdtPr>
        <w:sdtEndPr/>
        <w:sdtContent>
          <w:r w:rsidR="00D530A4">
            <w:rPr>
              <w:rFonts w:ascii="Times New Roman" w:hAnsi="Times New Roman" w:cs="Times New Roman"/>
            </w:rPr>
            <w:t xml:space="preserve">     </w:t>
          </w:r>
        </w:sdtContent>
      </w:sdt>
      <w:r w:rsidRPr="00D530A4">
        <w:rPr>
          <w:rFonts w:ascii="Times New Roman" w:eastAsia="Times New Roman" w:hAnsi="Times New Roman" w:cs="Times New Roman"/>
        </w:rPr>
        <w:t>.</w:t>
      </w:r>
      <w:r w:rsidRPr="00D530A4">
        <w:rPr>
          <w:rFonts w:ascii="Times New Roman" w:eastAsia="Times New Roman" w:hAnsi="Times New Roman" w:cs="Times New Roman"/>
          <w:i/>
          <w:iCs/>
        </w:rPr>
        <w:t xml:space="preserve"> </w:t>
      </w:r>
      <w:r w:rsidRPr="00D530A4">
        <w:rPr>
          <w:rFonts w:ascii="Times New Roman" w:eastAsia="Times New Roman" w:hAnsi="Times New Roman" w:cs="Times New Roman"/>
          <w:i/>
          <w:iCs/>
          <w:u w:val="single"/>
        </w:rPr>
        <w:t>Broader Impacts</w:t>
      </w:r>
      <w:r w:rsidRPr="00D530A4">
        <w:rPr>
          <w:rFonts w:ascii="Times New Roman" w:eastAsia="Times New Roman" w:hAnsi="Times New Roman" w:cs="Times New Roman"/>
          <w:i/>
          <w:iCs/>
        </w:rPr>
        <w:t>:</w:t>
      </w:r>
      <w:r w:rsidRPr="00D530A4">
        <w:rPr>
          <w:rFonts w:ascii="Times New Roman" w:eastAsia="Times New Roman" w:hAnsi="Times New Roman" w:cs="Times New Roman"/>
        </w:rPr>
        <w:t xml:space="preserve"> training of 1 PhD student, 1 postdoc, and 1 undergraduate student returning from the workforce for further training. </w:t>
      </w:r>
      <w:sdt>
        <w:sdtPr>
          <w:rPr>
            <w:rFonts w:ascii="Times New Roman" w:hAnsi="Times New Roman" w:cs="Times New Roman"/>
          </w:rPr>
          <w:tag w:val="goog_rdk_201"/>
          <w:id w:val="-1397746457"/>
          <w:showingPlcHdr/>
        </w:sdtPr>
        <w:sdtEndPr/>
        <w:sdtContent>
          <w:r w:rsidR="00D530A4">
            <w:rPr>
              <w:rFonts w:ascii="Times New Roman" w:hAnsi="Times New Roman" w:cs="Times New Roman"/>
            </w:rPr>
            <w:t xml:space="preserve">     </w:t>
          </w:r>
        </w:sdtContent>
      </w:sdt>
      <w:sdt>
        <w:sdtPr>
          <w:rPr>
            <w:rFonts w:ascii="Times New Roman" w:hAnsi="Times New Roman" w:cs="Times New Roman"/>
          </w:rPr>
          <w:tag w:val="goog_rdk_202"/>
          <w:id w:val="-1768597417"/>
        </w:sdtPr>
        <w:sdtEndPr/>
        <w:sdtContent>
          <w:r w:rsidRPr="00D530A4">
            <w:rPr>
              <w:rFonts w:ascii="Times New Roman" w:eastAsia="Times New Roman" w:hAnsi="Times New Roman" w:cs="Times New Roman"/>
            </w:rPr>
            <w:t>Led a</w:t>
          </w:r>
        </w:sdtContent>
      </w:sdt>
      <w:sdt>
        <w:sdtPr>
          <w:rPr>
            <w:rFonts w:ascii="Times New Roman" w:hAnsi="Times New Roman" w:cs="Times New Roman"/>
          </w:rPr>
          <w:tag w:val="goog_rdk_203"/>
          <w:id w:val="1572787053"/>
          <w:showingPlcHdr/>
        </w:sdtPr>
        <w:sdtEndPr/>
        <w:sdtContent>
          <w:r w:rsidR="00D530A4">
            <w:rPr>
              <w:rFonts w:ascii="Times New Roman" w:hAnsi="Times New Roman" w:cs="Times New Roman"/>
            </w:rPr>
            <w:t xml:space="preserve">     </w:t>
          </w:r>
        </w:sdtContent>
      </w:sdt>
      <w:r w:rsidRPr="00D530A4">
        <w:rPr>
          <w:rFonts w:ascii="Times New Roman" w:eastAsia="Times New Roman" w:hAnsi="Times New Roman" w:cs="Times New Roman"/>
        </w:rPr>
        <w:t xml:space="preserve"> multi-institution distributed seminar course on incorporating theory into Nu</w:t>
      </w:r>
      <w:r w:rsidRPr="00D530A4">
        <w:rPr>
          <w:rFonts w:ascii="Times New Roman" w:eastAsia="Times New Roman" w:hAnsi="Times New Roman" w:cs="Times New Roman"/>
        </w:rPr>
        <w:t xml:space="preserve">trient Network research </w:t>
      </w:r>
      <w:sdt>
        <w:sdtPr>
          <w:rPr>
            <w:rFonts w:ascii="Times New Roman" w:hAnsi="Times New Roman" w:cs="Times New Roman"/>
          </w:rPr>
          <w:tag w:val="goog_rdk_204"/>
          <w:id w:val="1652532865"/>
          <w:showingPlcHdr/>
        </w:sdtPr>
        <w:sdtEndPr/>
        <w:sdtContent>
          <w:r w:rsidR="00D530A4">
            <w:rPr>
              <w:rFonts w:ascii="Times New Roman" w:hAnsi="Times New Roman" w:cs="Times New Roman"/>
            </w:rPr>
            <w:t xml:space="preserve">     </w:t>
          </w:r>
        </w:sdtContent>
      </w:sdt>
      <w:sdt>
        <w:sdtPr>
          <w:rPr>
            <w:rFonts w:ascii="Times New Roman" w:hAnsi="Times New Roman" w:cs="Times New Roman"/>
          </w:rPr>
          <w:tag w:val="goog_rdk_205"/>
          <w:id w:val="-1344128900"/>
        </w:sdtPr>
        <w:sdtEndPr/>
        <w:sdtContent>
          <w:r w:rsidRPr="00D530A4">
            <w:rPr>
              <w:rFonts w:ascii="Times New Roman" w:eastAsia="Times New Roman" w:hAnsi="Times New Roman" w:cs="Times New Roman"/>
            </w:rPr>
            <w:t>in</w:t>
          </w:r>
        </w:sdtContent>
      </w:sdt>
      <w:r w:rsidRPr="00D530A4">
        <w:rPr>
          <w:rFonts w:ascii="Times New Roman" w:eastAsia="Times New Roman" w:hAnsi="Times New Roman" w:cs="Times New Roman"/>
        </w:rPr>
        <w:t xml:space="preserve"> Spring 2026. </w:t>
      </w:r>
    </w:p>
    <w:p w14:paraId="00000094" w14:textId="77777777" w:rsidR="008E0D62" w:rsidRPr="00D530A4" w:rsidRDefault="00DC0722" w:rsidP="00D530A4">
      <w:pPr>
        <w:widowControl w:val="0"/>
        <w:spacing w:after="120" w:line="240" w:lineRule="auto"/>
        <w:rPr>
          <w:rFonts w:ascii="Times New Roman" w:eastAsia="Times New Roman" w:hAnsi="Times New Roman" w:cs="Times New Roman"/>
        </w:rPr>
      </w:pPr>
      <w:r w:rsidRPr="00D530A4">
        <w:rPr>
          <w:rFonts w:ascii="Times New Roman" w:eastAsia="Times New Roman" w:hAnsi="Times New Roman" w:cs="Times New Roman"/>
          <w:b/>
          <w:bCs/>
          <w:u w:val="single"/>
        </w:rPr>
        <w:t>Wilkinson</w:t>
      </w:r>
      <w:r w:rsidRPr="00D530A4">
        <w:rPr>
          <w:rFonts w:ascii="Times New Roman" w:eastAsia="Times New Roman" w:hAnsi="Times New Roman" w:cs="Times New Roman"/>
        </w:rPr>
        <w:t xml:space="preserve"> (lead PI) Collaborative Research: Whole Ecosystem Test of Restoring Resilience (DEB 2318567; $619,757; 9/2023-8/2026) </w:t>
      </w:r>
      <w:r w:rsidRPr="00D530A4">
        <w:rPr>
          <w:rFonts w:ascii="Times New Roman" w:eastAsia="Times New Roman" w:hAnsi="Times New Roman" w:cs="Times New Roman"/>
          <w:i/>
          <w:iCs/>
          <w:u w:val="single"/>
        </w:rPr>
        <w:t>Intellectual Merit</w:t>
      </w:r>
      <w:r w:rsidRPr="00D530A4">
        <w:rPr>
          <w:rFonts w:ascii="Times New Roman" w:eastAsia="Times New Roman" w:hAnsi="Times New Roman" w:cs="Times New Roman"/>
          <w:i/>
          <w:iCs/>
        </w:rPr>
        <w:t>:</w:t>
      </w:r>
      <w:r w:rsidRPr="00D530A4">
        <w:rPr>
          <w:rFonts w:ascii="Times New Roman" w:eastAsia="Times New Roman" w:hAnsi="Times New Roman" w:cs="Times New Roman"/>
        </w:rPr>
        <w:t xml:space="preserve"> We are performing a set of lake manipulations to alter resilience to nutrient enrichment by reducing transparency and</w:t>
      </w:r>
      <w:r w:rsidRPr="00D530A4">
        <w:rPr>
          <w:rFonts w:ascii="Times New Roman" w:eastAsia="Times New Roman" w:hAnsi="Times New Roman" w:cs="Times New Roman"/>
        </w:rPr>
        <w:t xml:space="preserve"> evaluating the performance of three resilience metrics as the lakes are transformed across thresholds from </w:t>
      </w:r>
      <w:r w:rsidRPr="00D530A4">
        <w:rPr>
          <w:rFonts w:ascii="Times New Roman" w:eastAsia="Times New Roman" w:hAnsi="Times New Roman" w:cs="Times New Roman"/>
        </w:rPr>
        <w:lastRenderedPageBreak/>
        <w:t xml:space="preserve">low to high algal biomass. The whole-lake experiments were completed in August 2025 and the data will be available for this project. To date, we’ve </w:t>
      </w:r>
      <w:r w:rsidRPr="00D530A4">
        <w:rPr>
          <w:rFonts w:ascii="Times New Roman" w:eastAsia="Times New Roman" w:hAnsi="Times New Roman" w:cs="Times New Roman"/>
        </w:rPr>
        <w:t>published five papers</w:t>
      </w:r>
      <w:r w:rsidRPr="00D530A4">
        <w:rPr>
          <w:rFonts w:ascii="Times New Roman" w:eastAsia="Times New Roman" w:hAnsi="Times New Roman" w:cs="Times New Roman"/>
          <w:vertAlign w:val="superscript"/>
        </w:rPr>
        <w:t>21,94–97</w:t>
      </w:r>
      <w:r w:rsidRPr="00D530A4">
        <w:rPr>
          <w:rFonts w:ascii="Times New Roman" w:eastAsia="Times New Roman" w:hAnsi="Times New Roman" w:cs="Times New Roman"/>
        </w:rPr>
        <w:t>, two data products</w:t>
      </w:r>
      <w:r w:rsidRPr="00D530A4">
        <w:rPr>
          <w:rFonts w:ascii="Times New Roman" w:eastAsia="Times New Roman" w:hAnsi="Times New Roman" w:cs="Times New Roman"/>
          <w:vertAlign w:val="superscript"/>
        </w:rPr>
        <w:t>98,99</w:t>
      </w:r>
      <w:r w:rsidRPr="00D530A4">
        <w:rPr>
          <w:rFonts w:ascii="Times New Roman" w:eastAsia="Times New Roman" w:hAnsi="Times New Roman" w:cs="Times New Roman"/>
        </w:rPr>
        <w:t>, code</w:t>
      </w:r>
      <w:r w:rsidRPr="00D530A4">
        <w:rPr>
          <w:rFonts w:ascii="Times New Roman" w:eastAsia="Times New Roman" w:hAnsi="Times New Roman" w:cs="Times New Roman"/>
          <w:vertAlign w:val="superscript"/>
        </w:rPr>
        <w:t>100,101</w:t>
      </w:r>
      <w:r w:rsidRPr="00D530A4">
        <w:rPr>
          <w:rFonts w:ascii="Times New Roman" w:eastAsia="Times New Roman" w:hAnsi="Times New Roman" w:cs="Times New Roman"/>
        </w:rPr>
        <w:t xml:space="preserve">, three manuscripts currently in review, and are supporting two PhD theses. </w:t>
      </w:r>
      <w:r w:rsidRPr="00D530A4">
        <w:rPr>
          <w:rFonts w:ascii="Times New Roman" w:eastAsia="Times New Roman" w:hAnsi="Times New Roman" w:cs="Times New Roman"/>
          <w:i/>
          <w:iCs/>
          <w:u w:val="single"/>
        </w:rPr>
        <w:t>Broader Impacts</w:t>
      </w:r>
      <w:r w:rsidRPr="00D530A4">
        <w:rPr>
          <w:rFonts w:ascii="Times New Roman" w:eastAsia="Times New Roman" w:hAnsi="Times New Roman" w:cs="Times New Roman"/>
        </w:rPr>
        <w:t>: In July 2025, a high school science teacher was embedded with the research team. The research ski</w:t>
      </w:r>
      <w:r w:rsidRPr="00D530A4">
        <w:rPr>
          <w:rFonts w:ascii="Times New Roman" w:eastAsia="Times New Roman" w:hAnsi="Times New Roman" w:cs="Times New Roman"/>
        </w:rPr>
        <w:t>lls she gained will be brought back into her classroom this fall through hands-on water quality curriculum she developed. Our research has been shared widely with the public through presentations and events (~1000 combined participants), and local media. W</w:t>
      </w:r>
      <w:r w:rsidRPr="00D530A4">
        <w:rPr>
          <w:rFonts w:ascii="Times New Roman" w:eastAsia="Times New Roman" w:hAnsi="Times New Roman" w:cs="Times New Roman"/>
        </w:rPr>
        <w:t>e’ve trained 11 undergraduate and two PhD students through this project.</w:t>
      </w:r>
    </w:p>
    <w:sectPr w:rsidR="008E0D62" w:rsidRPr="00D530A4">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0" w:author="Jonathan Walter" w:date="2026-08-14T09:08:00Z" w:initials="">
    <w:p w14:paraId="000000A8" w14:textId="77777777" w:rsidR="008E0D62" w:rsidRDefault="00DC0722">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Does this def sound too much like resistance?</w:t>
      </w:r>
    </w:p>
  </w:comment>
  <w:comment w:id="35" w:author="Jonathan Walter" w:date="2026-08-14T09:43:00Z" w:initials="">
    <w:p w14:paraId="000000A9" w14:textId="77777777" w:rsidR="008E0D62" w:rsidRDefault="00DC0722">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Are th</w:t>
      </w:r>
      <w:r>
        <w:rPr>
          <w:rFonts w:ascii="Arial" w:eastAsia="Arial" w:hAnsi="Arial" w:cs="Arial"/>
          <w:color w:val="000000"/>
          <w:sz w:val="22"/>
          <w:szCs w:val="22"/>
        </w:rPr>
        <w:t>ese the right definitions?</w:t>
      </w:r>
    </w:p>
  </w:comment>
  <w:comment w:id="69" w:author="Jonathan Walter" w:date="2026-08-14T09:56:00Z" w:initials="">
    <w:p w14:paraId="000000A0" w14:textId="77777777" w:rsidR="008E0D62" w:rsidRDefault="00DC0722">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This paragraph could be the foundation for a conceptual figure?</w:t>
      </w:r>
    </w:p>
  </w:comment>
  <w:comment w:id="73" w:author="Jonathan Walter" w:date="2026-08-14T10:47:00Z" w:initials="">
    <w:p w14:paraId="00000095" w14:textId="77777777" w:rsidR="008E0D62" w:rsidRDefault="00DC0722">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Some Tony Ives stuff, at least.</w:t>
      </w:r>
    </w:p>
  </w:comment>
  <w:comment w:id="75" w:author="Jonathan Walter" w:date="2026-08-14T10:03:00Z" w:initials="">
    <w:p w14:paraId="000000A4" w14:textId="77777777" w:rsidR="008E0D62" w:rsidRDefault="00DC0722">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Maybe in the "extended cut" we should include a paragraph here that focuses on what we learned more specifically from NTL/Cascade/</w:t>
      </w:r>
      <w:proofErr w:type="spellStart"/>
      <w:r>
        <w:rPr>
          <w:rFonts w:ascii="Arial" w:eastAsia="Arial" w:hAnsi="Arial" w:cs="Arial"/>
          <w:color w:val="000000"/>
          <w:sz w:val="22"/>
          <w:szCs w:val="22"/>
        </w:rPr>
        <w:t>Sqeal</w:t>
      </w:r>
      <w:proofErr w:type="spellEnd"/>
      <w:r>
        <w:rPr>
          <w:rFonts w:ascii="Arial" w:eastAsia="Arial" w:hAnsi="Arial" w:cs="Arial"/>
          <w:color w:val="000000"/>
          <w:sz w:val="22"/>
          <w:szCs w:val="22"/>
        </w:rPr>
        <w:t>, pitched a bit like preliminary/supporting results?</w:t>
      </w:r>
    </w:p>
  </w:comment>
  <w:comment w:id="76" w:author="Jonathan Walter" w:date="2026-08-14T10:59:00Z" w:initials="">
    <w:p w14:paraId="0000009F" w14:textId="77777777" w:rsidR="008E0D62" w:rsidRDefault="00DC0722">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cut since no ULTRA?</w:t>
      </w:r>
    </w:p>
  </w:comment>
  <w:comment w:id="77" w:author="Grace Wilkinson" w:date="2026-09-22T07:06:00Z" w:initials="">
    <w:p w14:paraId="0000009E" w14:textId="77777777" w:rsidR="008E0D62" w:rsidRDefault="00DC0722">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Need to write a paragraph comparing and contrasting the lakes and giving a bit more background on their ecology.</w:t>
      </w:r>
    </w:p>
  </w:comment>
  <w:comment w:id="78" w:author="Jonathan Walter" w:date="2026-10-07T18:13:00Z" w:initials="">
    <w:p w14:paraId="000000A5" w14:textId="77777777" w:rsidR="008E0D62" w:rsidRDefault="00DC0722">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This might need to co</w:t>
      </w:r>
      <w:r>
        <w:rPr>
          <w:rFonts w:ascii="Arial" w:eastAsia="Arial" w:hAnsi="Arial" w:cs="Arial"/>
          <w:color w:val="000000"/>
          <w:sz w:val="22"/>
          <w:szCs w:val="22"/>
        </w:rPr>
        <w:t>me up in Background and Previous Research so the meaning is clear. The fast/slow dichotomy becomes important to our hypotheses.</w:t>
      </w:r>
    </w:p>
  </w:comment>
  <w:comment w:id="79" w:author="Grace Wilkinson" w:date="2026-09-22T07:17:00Z" w:initials="">
    <w:p w14:paraId="000000A2" w14:textId="77777777" w:rsidR="008E0D62" w:rsidRDefault="00DC0722">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We can also be more specific about which lakes we’ll compare/contrast</w:t>
      </w:r>
    </w:p>
  </w:comment>
  <w:comment w:id="89" w:author="Jonathan Walter" w:date="2026-10-02T14:10:00Z" w:initials="">
    <w:p w14:paraId="000000AC" w14:textId="77777777" w:rsidR="008E0D62" w:rsidRDefault="00DC0722">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this material might be worked into the cross-lake synthesis section further up since it gives some more of the climate context and probably belongs bet</w:t>
      </w:r>
      <w:r>
        <w:rPr>
          <w:rFonts w:ascii="Arial" w:eastAsia="Arial" w:hAnsi="Arial" w:cs="Arial"/>
          <w:color w:val="000000"/>
          <w:sz w:val="22"/>
          <w:szCs w:val="22"/>
        </w:rPr>
        <w:t>ter up there now.</w:t>
      </w:r>
    </w:p>
  </w:comment>
  <w:comment w:id="90" w:author="Jonathan Walter" w:date="2026-10-07T18:15:00Z" w:initials="">
    <w:p w14:paraId="000000A6" w14:textId="77777777" w:rsidR="008E0D62" w:rsidRDefault="00DC0722">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This para likely also gets moved up or might be subsumed by the table, but if there's space it might be nice to have the narrati</w:t>
      </w:r>
      <w:r>
        <w:rPr>
          <w:rFonts w:ascii="Arial" w:eastAsia="Arial" w:hAnsi="Arial" w:cs="Arial"/>
          <w:color w:val="000000"/>
          <w:sz w:val="22"/>
          <w:szCs w:val="22"/>
        </w:rPr>
        <w:t>ve.</w:t>
      </w:r>
    </w:p>
  </w:comment>
  <w:comment w:id="97" w:author="Jonathan Walter" w:date="2026-08-14T11:40:00Z" w:initials="">
    <w:p w14:paraId="0000009B" w14:textId="77777777" w:rsidR="008E0D62" w:rsidRDefault="00DC0722">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I think the final version of the paper recommends the Hermite method for most applications, maybe we just focus on tha</w:t>
      </w:r>
      <w:r>
        <w:rPr>
          <w:rFonts w:ascii="Arial" w:eastAsia="Arial" w:hAnsi="Arial" w:cs="Arial"/>
          <w:color w:val="000000"/>
          <w:sz w:val="22"/>
          <w:szCs w:val="22"/>
        </w:rPr>
        <w:t>t?</w:t>
      </w:r>
    </w:p>
  </w:comment>
  <w:comment w:id="107" w:author="Jonathan Walter" w:date="2026-09-22T11:56:00Z" w:initials="">
    <w:p w14:paraId="0000009A" w14:textId="77777777" w:rsidR="008E0D62" w:rsidRDefault="00DC0722">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Include a table of all the explanatory variables proposed if space.</w:t>
      </w:r>
    </w:p>
  </w:comment>
  <w:comment w:id="111" w:author="Jonathan Walter" w:date="2026-08-14T13:43:00Z" w:initials="">
    <w:p w14:paraId="00000098" w14:textId="77777777" w:rsidR="008E0D62" w:rsidRDefault="00DC0722">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Is there a pithy way to characterize what we're measuring stability in?</w:t>
      </w:r>
    </w:p>
  </w:comment>
  <w:comment w:id="114" w:author="Jonathan Walter" w:date="2026-09-22T11:05:00Z" w:initials="">
    <w:p w14:paraId="00000099" w14:textId="77777777" w:rsidR="008E0D62" w:rsidRDefault="00DC0722">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This is what's availab</w:t>
      </w:r>
      <w:r>
        <w:rPr>
          <w:rFonts w:ascii="Arial" w:eastAsia="Arial" w:hAnsi="Arial" w:cs="Arial"/>
          <w:color w:val="000000"/>
          <w:sz w:val="22"/>
          <w:szCs w:val="22"/>
        </w:rPr>
        <w:t>le for NTL ... may only a subset is available for NEON/Cascade lakes?</w:t>
      </w:r>
    </w:p>
  </w:comment>
  <w:comment w:id="117" w:author="Jonathan Walter" w:date="2026-09-22T11:49:00Z" w:initials="">
    <w:p w14:paraId="00000096" w14:textId="77777777" w:rsidR="008E0D62" w:rsidRDefault="00DC0722">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More?</w:t>
      </w:r>
    </w:p>
  </w:comment>
  <w:comment w:id="120" w:author="Jonathan Walter" w:date="2026-10-07T18:40:00Z" w:initials="">
    <w:p w14:paraId="00000097" w14:textId="77777777" w:rsidR="008E0D62" w:rsidRDefault="00DC0722">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If room, possibly expand on why these were chosen.</w:t>
      </w:r>
    </w:p>
  </w:comment>
  <w:comment w:id="129" w:author="Jonathan Walter" w:date="2026-10-07T18:43:00Z" w:initials="">
    <w:p w14:paraId="000000AB" w14:textId="77777777" w:rsidR="008E0D62" w:rsidRDefault="00DC0722">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Needs reframing</w:t>
      </w:r>
    </w:p>
  </w:comment>
  <w:comment w:id="130" w:author="Jonathan Walter" w:date="2026-10-12T16:42:00Z" w:initials="">
    <w:p w14:paraId="000000AD" w14:textId="77777777" w:rsidR="008E0D62" w:rsidRDefault="00DC0722">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Add argument about the cost of this proposal vs. what's already been spent to collect the data?</w:t>
      </w:r>
    </w:p>
  </w:comment>
  <w:comment w:id="131" w:author="Jonathan Walter" w:date="2026-10-04T23:57:00Z" w:initials="">
    <w:p w14:paraId="000000A7" w14:textId="77777777" w:rsidR="008E0D62" w:rsidRDefault="00DC0722">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Brought this down from the old Intro para with some edits ... I see this as Intellectual Merit but I could also see sticking this as an opener to the Broader Impacts since it gets at societal impact.</w:t>
      </w:r>
    </w:p>
  </w:comment>
  <w:comment w:id="146" w:author="Jonathan Walter" w:date="2026-08-14T12:00:00Z" w:initials="">
    <w:p w14:paraId="0000009D" w14:textId="77777777" w:rsidR="008E0D62" w:rsidRDefault="00DC0722">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Will need to expand in new version.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0A8" w15:done="0"/>
  <w15:commentEx w15:paraId="000000A9" w15:done="0"/>
  <w15:commentEx w15:paraId="000000A0" w15:done="0"/>
  <w15:commentEx w15:paraId="00000095" w15:done="0"/>
  <w15:commentEx w15:paraId="000000A4" w15:done="0"/>
  <w15:commentEx w15:paraId="0000009F" w15:done="0"/>
  <w15:commentEx w15:paraId="0000009E" w15:done="0"/>
  <w15:commentEx w15:paraId="000000A5" w15:done="0"/>
  <w15:commentEx w15:paraId="000000A2" w15:done="0"/>
  <w15:commentEx w15:paraId="000000AC" w15:done="0"/>
  <w15:commentEx w15:paraId="000000A6" w15:done="0"/>
  <w15:commentEx w15:paraId="0000009B" w15:done="0"/>
  <w15:commentEx w15:paraId="0000009A" w15:done="0"/>
  <w15:commentEx w15:paraId="00000098" w15:done="0"/>
  <w15:commentEx w15:paraId="00000099" w15:done="0"/>
  <w15:commentEx w15:paraId="00000096" w15:done="0"/>
  <w15:commentEx w15:paraId="00000097" w15:paraIdParent="00000096" w15:done="0"/>
  <w15:commentEx w15:paraId="000000AB" w15:done="0"/>
  <w15:commentEx w15:paraId="000000AD" w15:done="0"/>
  <w15:commentEx w15:paraId="000000A7" w15:done="0"/>
  <w15:commentEx w15:paraId="0000009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0A8" w16cid:durableId="2E79CC54"/>
  <w16cid:commentId w16cid:paraId="000000A9" w16cid:durableId="2E79CC53"/>
  <w16cid:commentId w16cid:paraId="000000A0" w16cid:durableId="2E79CC52"/>
  <w16cid:commentId w16cid:paraId="00000095" w16cid:durableId="2E79CC51"/>
  <w16cid:commentId w16cid:paraId="000000A4" w16cid:durableId="2E79CC50"/>
  <w16cid:commentId w16cid:paraId="0000009F" w16cid:durableId="2E79CC4F"/>
  <w16cid:commentId w16cid:paraId="0000009E" w16cid:durableId="2E79CC4D"/>
  <w16cid:commentId w16cid:paraId="000000A5" w16cid:durableId="2E79CC4C"/>
  <w16cid:commentId w16cid:paraId="000000A2" w16cid:durableId="2E79CC49"/>
  <w16cid:commentId w16cid:paraId="000000AC" w16cid:durableId="2E79CC48"/>
  <w16cid:commentId w16cid:paraId="000000A6" w16cid:durableId="2E79CC47"/>
  <w16cid:commentId w16cid:paraId="0000009B" w16cid:durableId="2E79CC46"/>
  <w16cid:commentId w16cid:paraId="0000009A" w16cid:durableId="2E79CC45"/>
  <w16cid:commentId w16cid:paraId="00000098" w16cid:durableId="2E79CC44"/>
  <w16cid:commentId w16cid:paraId="00000099" w16cid:durableId="2E79CC43"/>
  <w16cid:commentId w16cid:paraId="00000096" w16cid:durableId="2E79CC42"/>
  <w16cid:commentId w16cid:paraId="00000097" w16cid:durableId="2E79CC41"/>
  <w16cid:commentId w16cid:paraId="000000AB" w16cid:durableId="2E79CC40"/>
  <w16cid:commentId w16cid:paraId="000000AD" w16cid:durableId="2E79CC3F"/>
  <w16cid:commentId w16cid:paraId="000000A7" w16cid:durableId="2E79CC3E"/>
  <w16cid:commentId w16cid:paraId="0000009D" w16cid:durableId="2E79CC3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617D8C98-DD30-4F4F-8043-BCC3DC13308E}"/>
    <w:embedBold r:id="rId2" w:fontKey="{F5A74A52-7C8F-4E7B-8010-147DF1D20608}"/>
  </w:font>
  <w:font w:name="Courier New">
    <w:panose1 w:val="02070309020205020404"/>
    <w:charset w:val="00"/>
    <w:family w:val="modern"/>
    <w:pitch w:val="fixed"/>
    <w:sig w:usb0="E0002EFF" w:usb1="C0007843" w:usb2="00000009" w:usb3="00000000" w:csb0="000001FF" w:csb1="00000000"/>
  </w:font>
  <w:font w:name="Aptos">
    <w:altName w:val="Calibri"/>
    <w:charset w:val="00"/>
    <w:family w:val="auto"/>
    <w:pitch w:val="default"/>
  </w:font>
  <w:font w:name="Play">
    <w:charset w:val="00"/>
    <w:family w:val="auto"/>
    <w:pitch w:val="default"/>
    <w:embedRegular r:id="rId3" w:fontKey="{02772CE9-562C-4607-AA7D-B8FF1618D68E}"/>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embedRegular r:id="rId4" w:fontKey="{9A7EA87D-D698-4789-83DB-0F49FE54EC72}"/>
    <w:embedItalic r:id="rId5" w:fontKey="{4074352E-8848-476F-B56F-0EB15FD55D3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F15652"/>
    <w:multiLevelType w:val="multilevel"/>
    <w:tmpl w:val="9E8016CA"/>
    <w:lvl w:ilvl="0">
      <w:numFmt w:val="bullet"/>
      <w:lvlText w:val="●"/>
      <w:lvlJc w:val="left"/>
      <w:pPr>
        <w:ind w:left="720" w:hanging="360"/>
      </w:pPr>
      <w:rPr>
        <w:rFonts w:ascii="Noto Sans Symbols" w:eastAsia="Noto Sans Symbols" w:hAnsi="Noto Sans Symbols" w:cs="Noto Sans Symbols"/>
        <w:b/>
        <w:b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race Wilkinson">
    <w15:presenceInfo w15:providerId="AD" w15:userId="S-1-5-21-944445629-1489980678-184074267-6782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D62"/>
    <w:rsid w:val="008E0D62"/>
    <w:rsid w:val="00D530A4"/>
    <w:rsid w:val="00DC0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6A02A"/>
  <w15:docId w15:val="{7EACB670-F964-45D6-AC70-277A71694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DE5D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D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D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DE5D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5D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5D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D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D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D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D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D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DE9"/>
    <w:rPr>
      <w:rFonts w:eastAsiaTheme="majorEastAsia" w:cstheme="majorBidi"/>
      <w:color w:val="272727" w:themeColor="text1" w:themeTint="D8"/>
    </w:rPr>
  </w:style>
  <w:style w:type="character" w:customStyle="1" w:styleId="TitleChar">
    <w:name w:val="Title Char"/>
    <w:basedOn w:val="DefaultParagraphFont"/>
    <w:link w:val="Title"/>
    <w:uiPriority w:val="10"/>
    <w:rsid w:val="00DE5DE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DE5D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DE9"/>
    <w:pPr>
      <w:spacing w:before="160"/>
      <w:jc w:val="center"/>
    </w:pPr>
    <w:rPr>
      <w:i/>
      <w:iCs/>
      <w:color w:val="404040" w:themeColor="text1" w:themeTint="BF"/>
    </w:rPr>
  </w:style>
  <w:style w:type="character" w:customStyle="1" w:styleId="QuoteChar">
    <w:name w:val="Quote Char"/>
    <w:basedOn w:val="DefaultParagraphFont"/>
    <w:link w:val="Quote"/>
    <w:uiPriority w:val="29"/>
    <w:rsid w:val="00DE5DE9"/>
    <w:rPr>
      <w:i/>
      <w:iCs/>
      <w:color w:val="404040" w:themeColor="text1" w:themeTint="BF"/>
    </w:rPr>
  </w:style>
  <w:style w:type="paragraph" w:styleId="ListParagraph">
    <w:name w:val="List Paragraph"/>
    <w:basedOn w:val="Normal"/>
    <w:uiPriority w:val="34"/>
    <w:qFormat/>
    <w:rsid w:val="00DE5DE9"/>
    <w:pPr>
      <w:ind w:left="720"/>
      <w:contextualSpacing/>
    </w:pPr>
  </w:style>
  <w:style w:type="character" w:styleId="IntenseEmphasis">
    <w:name w:val="Intense Emphasis"/>
    <w:basedOn w:val="DefaultParagraphFont"/>
    <w:uiPriority w:val="21"/>
    <w:qFormat/>
    <w:rsid w:val="00DE5DE9"/>
    <w:rPr>
      <w:i/>
      <w:iCs/>
      <w:color w:val="0F4761" w:themeColor="accent1" w:themeShade="BF"/>
    </w:rPr>
  </w:style>
  <w:style w:type="paragraph" w:styleId="IntenseQuote">
    <w:name w:val="Intense Quote"/>
    <w:basedOn w:val="Normal"/>
    <w:next w:val="Normal"/>
    <w:link w:val="IntenseQuoteChar"/>
    <w:uiPriority w:val="30"/>
    <w:qFormat/>
    <w:rsid w:val="00DE5D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DE9"/>
    <w:rPr>
      <w:i/>
      <w:iCs/>
      <w:color w:val="0F4761" w:themeColor="accent1" w:themeShade="BF"/>
    </w:rPr>
  </w:style>
  <w:style w:type="character" w:styleId="IntenseReference">
    <w:name w:val="Intense Reference"/>
    <w:basedOn w:val="DefaultParagraphFont"/>
    <w:uiPriority w:val="32"/>
    <w:qFormat/>
    <w:rsid w:val="00DE5DE9"/>
    <w:rPr>
      <w:b/>
      <w:bCs/>
      <w:smallCaps/>
      <w:color w:val="0F4761" w:themeColor="accent1" w:themeShade="BF"/>
      <w:spacing w:val="5"/>
    </w:rPr>
  </w:style>
  <w:style w:type="paragraph" w:styleId="NormalWeb">
    <w:name w:val="Normal (Web)"/>
    <w:basedOn w:val="Normal"/>
    <w:uiPriority w:val="99"/>
    <w:unhideWhenUsed/>
    <w:rsid w:val="00B96014"/>
    <w:pPr>
      <w:spacing w:before="100" w:beforeAutospacing="1" w:after="100" w:afterAutospacing="1" w:line="240" w:lineRule="auto"/>
    </w:pPr>
    <w:rPr>
      <w:rFonts w:ascii="Times New Roman" w:eastAsia="Times New Roman" w:hAnsi="Times New Roman" w:cs="Times New Roman"/>
    </w:rPr>
  </w:style>
  <w:style w:type="table" w:styleId="TableGrid">
    <w:name w:val="Table Grid"/>
    <w:basedOn w:val="TableNormal"/>
    <w:uiPriority w:val="39"/>
    <w:rsid w:val="00B960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666B2"/>
    <w:pPr>
      <w:spacing w:after="0" w:line="240" w:lineRule="auto"/>
    </w:pPr>
  </w:style>
  <w:style w:type="character" w:styleId="CommentReference">
    <w:name w:val="annotation reference"/>
    <w:basedOn w:val="DefaultParagraphFont"/>
    <w:uiPriority w:val="99"/>
    <w:semiHidden/>
    <w:unhideWhenUsed/>
    <w:rsid w:val="004666B2"/>
    <w:rPr>
      <w:sz w:val="16"/>
      <w:szCs w:val="16"/>
    </w:rPr>
  </w:style>
  <w:style w:type="paragraph" w:styleId="CommentText">
    <w:name w:val="annotation text"/>
    <w:basedOn w:val="Normal"/>
    <w:link w:val="CommentTextChar"/>
    <w:uiPriority w:val="99"/>
    <w:unhideWhenUsed/>
    <w:rsid w:val="004666B2"/>
    <w:pPr>
      <w:spacing w:line="240" w:lineRule="auto"/>
    </w:pPr>
    <w:rPr>
      <w:sz w:val="20"/>
      <w:szCs w:val="20"/>
    </w:rPr>
  </w:style>
  <w:style w:type="character" w:customStyle="1" w:styleId="CommentTextChar">
    <w:name w:val="Comment Text Char"/>
    <w:basedOn w:val="DefaultParagraphFont"/>
    <w:link w:val="CommentText"/>
    <w:uiPriority w:val="99"/>
    <w:rsid w:val="004666B2"/>
    <w:rPr>
      <w:sz w:val="20"/>
      <w:szCs w:val="20"/>
    </w:rPr>
  </w:style>
  <w:style w:type="paragraph" w:styleId="CommentSubject">
    <w:name w:val="annotation subject"/>
    <w:basedOn w:val="CommentText"/>
    <w:next w:val="CommentText"/>
    <w:link w:val="CommentSubjectChar"/>
    <w:uiPriority w:val="99"/>
    <w:semiHidden/>
    <w:unhideWhenUsed/>
    <w:rsid w:val="004666B2"/>
    <w:rPr>
      <w:b/>
      <w:bCs/>
    </w:rPr>
  </w:style>
  <w:style w:type="character" w:customStyle="1" w:styleId="CommentSubjectChar">
    <w:name w:val="Comment Subject Char"/>
    <w:basedOn w:val="CommentTextChar"/>
    <w:link w:val="CommentSubject"/>
    <w:uiPriority w:val="99"/>
    <w:semiHidden/>
    <w:rsid w:val="004666B2"/>
    <w:rPr>
      <w:b/>
      <w:bCs/>
      <w:sz w:val="20"/>
      <w:szCs w:val="20"/>
    </w:rPr>
  </w:style>
  <w:style w:type="character" w:styleId="PlaceholderText">
    <w:name w:val="Placeholder Text"/>
    <w:basedOn w:val="DefaultParagraphFont"/>
    <w:uiPriority w:val="99"/>
    <w:semiHidden/>
    <w:rsid w:val="005B3836"/>
    <w:rPr>
      <w:color w:val="666666"/>
    </w:rPr>
  </w:style>
  <w:style w:type="character" w:styleId="Hyperlink">
    <w:name w:val="Hyperlink"/>
    <w:basedOn w:val="DefaultParagraphFont"/>
    <w:uiPriority w:val="99"/>
    <w:unhideWhenUsed/>
    <w:rsid w:val="009A6DD7"/>
    <w:rPr>
      <w:color w:val="467886" w:themeColor="hyperlink"/>
      <w:u w:val="single"/>
    </w:rPr>
  </w:style>
  <w:style w:type="character" w:styleId="UnresolvedMention">
    <w:name w:val="Unresolved Mention"/>
    <w:basedOn w:val="DefaultParagraphFont"/>
    <w:uiPriority w:val="99"/>
    <w:semiHidden/>
    <w:unhideWhenUsed/>
    <w:rsid w:val="009A6DD7"/>
    <w:rPr>
      <w:color w:val="605E5C"/>
      <w:shd w:val="clear" w:color="auto" w:fill="E1DFDD"/>
    </w:rPr>
  </w:style>
  <w:style w:type="paragraph" w:styleId="Bibliography">
    <w:name w:val="Bibliography"/>
    <w:basedOn w:val="Normal"/>
    <w:next w:val="Normal"/>
    <w:uiPriority w:val="37"/>
    <w:unhideWhenUsed/>
    <w:rsid w:val="009B7037"/>
    <w:pPr>
      <w:tabs>
        <w:tab w:val="left" w:pos="500"/>
      </w:tabs>
      <w:spacing w:after="240" w:line="240" w:lineRule="auto"/>
      <w:ind w:left="504" w:hanging="504"/>
    </w:pPr>
  </w:style>
  <w:style w:type="table" w:customStyle="1" w:styleId="a">
    <w:basedOn w:val="TableNormal"/>
    <w:pPr>
      <w:spacing w:after="0" w:line="240" w:lineRule="auto"/>
    </w:pPr>
    <w:tblPr>
      <w:tblStyleRowBandSize w:val="1"/>
      <w:tblStyleColBandSize w:val="1"/>
      <w:tblCellMar>
        <w:left w:w="0" w:type="dxa"/>
        <w:right w:w="29" w:type="dxa"/>
      </w:tblCellMar>
    </w:tblPr>
  </w:style>
  <w:style w:type="table" w:customStyle="1" w:styleId="a0">
    <w:basedOn w:val="TableNormal"/>
    <w:tblPr>
      <w:tblStyleRowBandSize w:val="1"/>
      <w:tblStyleColBandSize w:val="1"/>
    </w:tblPr>
  </w:style>
  <w:style w:type="table" w:customStyle="1" w:styleId="a1">
    <w:basedOn w:val="TableNormal"/>
    <w:pPr>
      <w:spacing w:after="0" w:line="240" w:lineRule="auto"/>
    </w:pPr>
    <w:tblPr>
      <w:tblStyleRowBandSize w:val="1"/>
      <w:tblStyleColBandSize w:val="1"/>
      <w:tblCellMar>
        <w:left w:w="29" w:type="dxa"/>
        <w:right w:w="29" w:type="dxa"/>
      </w:tblCellMar>
    </w:tblPr>
  </w:style>
  <w:style w:type="paragraph" w:styleId="Subtitle">
    <w:name w:val="Subtitle"/>
    <w:basedOn w:val="Normal"/>
    <w:next w:val="Normal"/>
    <w:link w:val="SubtitleChar"/>
    <w:uiPriority w:val="11"/>
    <w:qFormat/>
    <w:rPr>
      <w:color w:val="595959"/>
      <w:sz w:val="28"/>
      <w:szCs w:val="28"/>
    </w:rPr>
  </w:style>
  <w:style w:type="table" w:customStyle="1" w:styleId="a2">
    <w:basedOn w:val="TableNormal"/>
    <w:pPr>
      <w:spacing w:after="0" w:line="240" w:lineRule="auto"/>
    </w:pPr>
    <w:tblPr>
      <w:tblStyleRowBandSize w:val="1"/>
      <w:tblStyleColBandSize w:val="1"/>
      <w:tblCellMar>
        <w:left w:w="0" w:type="dxa"/>
        <w:right w:w="29" w:type="dxa"/>
      </w:tblCellMar>
    </w:tblPr>
  </w:style>
  <w:style w:type="table" w:customStyle="1" w:styleId="a3">
    <w:basedOn w:val="TableNormal"/>
    <w:tblPr>
      <w:tblStyleRowBandSize w:val="1"/>
      <w:tblStyleColBandSize w:val="1"/>
    </w:tblPr>
  </w:style>
  <w:style w:type="table" w:customStyle="1" w:styleId="a4">
    <w:basedOn w:val="TableNormal"/>
    <w:pPr>
      <w:spacing w:after="0" w:line="240" w:lineRule="auto"/>
    </w:pPr>
    <w:tblPr>
      <w:tblStyleRowBandSize w:val="1"/>
      <w:tblStyleColBandSize w:val="1"/>
      <w:tblCellMar>
        <w:left w:w="29" w:type="dxa"/>
        <w:right w:w="29"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EfAq50Wxs7fJgpbc0kObboxK1g==">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8124</Words>
  <Characters>46309</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Jonathan Walter</dc:creator>
  <cp:lastModifiedBy>Grace Wilkinson</cp:lastModifiedBy>
  <cp:revision>2</cp:revision>
  <dcterms:created xsi:type="dcterms:W3CDTF">2026-10-14T14:49:00Z</dcterms:created>
  <dcterms:modified xsi:type="dcterms:W3CDTF">2026-10-14T14:49:00Z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id="EdaLvmpe"/&gt;&lt;style id="http://www.zotero.org/styles/american-medical-association" hasBibliography="1" bibliographyStyleHasBeenSet="1"/&gt;&lt;prefs&gt;&lt;pref name="fieldType" value="Field"/&gt;&lt;pref name="dont</vt:lpwstr>
  </property>
  <property fmtid="{D5CDD505-2E9C-101B-9397-08002B2CF9AE}" pid="3" name="ZOTERO_PREF_2">
    <vt:lpwstr>AskDelayCitationUpdates" value="true"/&gt;&lt;/prefs&gt;&lt;/data&gt;</vt:lpwstr>
  </property>
</Properties>
</file>