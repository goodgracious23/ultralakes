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A83642B" w:rsidR="008E0D62" w:rsidRPr="00D530A4" w:rsidRDefault="00DC0722" w:rsidP="00D530A4">
      <w:pPr>
        <w:widowControl w:val="0"/>
        <w:spacing w:after="120" w:line="240" w:lineRule="auto"/>
        <w:jc w:val="center"/>
        <w:rPr>
          <w:rFonts w:ascii="Times New Roman" w:eastAsia="Times New Roman" w:hAnsi="Times New Roman" w:cs="Times New Roman"/>
          <w:color w:val="000000"/>
        </w:rPr>
      </w:pPr>
      <w:r w:rsidRPr="00D530A4">
        <w:rPr>
          <w:rFonts w:ascii="Times New Roman" w:eastAsia="Times New Roman" w:hAnsi="Times New Roman" w:cs="Times New Roman"/>
          <w:b/>
          <w:bCs/>
          <w:color w:val="000000"/>
        </w:rPr>
        <w:t>Collaborative Research: Spatiotemporal variability in ecosystem stability landscapes</w:t>
      </w:r>
    </w:p>
    <w:p w14:paraId="00000002" w14:textId="3418A89B" w:rsidR="008E0D62" w:rsidRDefault="00DC0722" w:rsidP="00D530A4">
      <w:pPr>
        <w:widowControl w:val="0"/>
        <w:spacing w:after="120" w:line="240" w:lineRule="auto"/>
        <w:rPr>
          <w:rFonts w:ascii="Times New Roman" w:hAnsi="Times New Roman" w:cs="Times New Roman"/>
        </w:rPr>
      </w:pPr>
      <w:r w:rsidRPr="00D530A4">
        <w:rPr>
          <w:rFonts w:ascii="Times New Roman" w:eastAsia="Times New Roman" w:hAnsi="Times New Roman" w:cs="Times New Roman"/>
          <w:color w:val="000000"/>
        </w:rPr>
        <w:t>Ecosystem dynamics reflect both the state of a system and the dynamical structure governing how that state can change. Stability landscapes</w:t>
      </w:r>
      <w:r w:rsidR="00581A3F" w:rsidRPr="00581A3F">
        <w:rPr>
          <w:rFonts w:ascii="Times New Roman" w:eastAsia="Times New Roman" w:hAnsi="Times New Roman" w:cs="Times New Roman"/>
          <w:color w:val="000000"/>
        </w:rPr>
        <w:t xml:space="preserve">, often illustrated </w:t>
      </w:r>
      <w:r w:rsidR="00C03BA0">
        <w:rPr>
          <w:rFonts w:ascii="Times New Roman" w:eastAsia="Times New Roman" w:hAnsi="Times New Roman" w:cs="Times New Roman"/>
          <w:color w:val="000000"/>
        </w:rPr>
        <w:t>with</w:t>
      </w:r>
      <w:r w:rsidR="00581A3F" w:rsidRPr="00581A3F">
        <w:rPr>
          <w:rFonts w:ascii="Times New Roman" w:eastAsia="Times New Roman" w:hAnsi="Times New Roman" w:cs="Times New Roman"/>
          <w:color w:val="000000"/>
        </w:rPr>
        <w:t xml:space="preserve"> “ball-and-cup” diagram</w:t>
      </w:r>
      <w:r w:rsidR="00C03BA0">
        <w:rPr>
          <w:rFonts w:ascii="Times New Roman" w:eastAsia="Times New Roman" w:hAnsi="Times New Roman" w:cs="Times New Roman"/>
          <w:color w:val="000000"/>
        </w:rPr>
        <w:t>s</w:t>
      </w:r>
      <w:r w:rsidR="00581A3F" w:rsidRPr="00581A3F">
        <w:rPr>
          <w:rFonts w:ascii="Times New Roman" w:eastAsia="Times New Roman" w:hAnsi="Times New Roman" w:cs="Times New Roman"/>
          <w:color w:val="000000"/>
        </w:rPr>
        <w:t xml:space="preserve"> (e.g., Figure 1),</w:t>
      </w:r>
      <w:r w:rsidR="00581A3F">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represent</w:t>
      </w:r>
      <w:r w:rsidR="00581A3F">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this structure: stable equilibria define states toward which ecosystems tend,</w:t>
      </w:r>
      <w:r w:rsidR="00581A3F">
        <w:rPr>
          <w:rFonts w:ascii="Times New Roman" w:eastAsia="Times New Roman" w:hAnsi="Times New Roman" w:cs="Times New Roman"/>
          <w:color w:val="000000"/>
        </w:rPr>
        <w:t xml:space="preserve"> </w:t>
      </w:r>
      <w:r w:rsidR="00600869" w:rsidRPr="00600869">
        <w:rPr>
          <w:rFonts w:ascii="Times New Roman" w:eastAsia="Times New Roman" w:hAnsi="Times New Roman" w:cs="Times New Roman"/>
          <w:color w:val="000000"/>
        </w:rPr>
        <w:t xml:space="preserve">unstable equilibria define </w:t>
      </w:r>
      <w:commentRangeStart w:id="0"/>
      <w:r w:rsidR="00600869" w:rsidRPr="00600869">
        <w:rPr>
          <w:rFonts w:ascii="Times New Roman" w:eastAsia="Times New Roman" w:hAnsi="Times New Roman" w:cs="Times New Roman"/>
          <w:color w:val="000000"/>
        </w:rPr>
        <w:t>thresholds</w:t>
      </w:r>
      <w:commentRangeEnd w:id="0"/>
      <w:r w:rsidR="009736A8" w:rsidRPr="00600869">
        <w:rPr>
          <w:rStyle w:val="CommentReference"/>
          <w:rFonts w:ascii="Times New Roman" w:eastAsia="Times New Roman" w:hAnsi="Times New Roman" w:cs="Times New Roman"/>
          <w:color w:val="000000"/>
          <w:sz w:val="24"/>
          <w:szCs w:val="24"/>
        </w:rPr>
        <w:commentReference w:id="0"/>
      </w:r>
      <w:r w:rsidR="00600869" w:rsidRPr="00600869">
        <w:rPr>
          <w:rFonts w:ascii="Times New Roman" w:eastAsia="Times New Roman" w:hAnsi="Times New Roman" w:cs="Times New Roman"/>
          <w:color w:val="000000"/>
        </w:rPr>
        <w:t xml:space="preserve"> separating their basins of attraction,</w:t>
      </w:r>
      <w:r w:rsidR="00600869">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 xml:space="preserve">and landscape geometry </w:t>
      </w:r>
      <w:r w:rsidR="00581A3F">
        <w:rPr>
          <w:rFonts w:ascii="Times New Roman" w:eastAsia="Times New Roman" w:hAnsi="Times New Roman" w:cs="Times New Roman"/>
          <w:color w:val="000000"/>
        </w:rPr>
        <w:t>determines</w:t>
      </w:r>
      <w:r w:rsidR="00581A3F">
        <w:rPr>
          <w:rFonts w:ascii="Times New Roman" w:hAnsi="Times New Roman" w:cs="Times New Roman"/>
        </w:rPr>
        <w:t xml:space="preserve"> </w:t>
      </w:r>
      <w:r w:rsidRPr="00D530A4">
        <w:rPr>
          <w:rFonts w:ascii="Times New Roman" w:eastAsia="Times New Roman" w:hAnsi="Times New Roman" w:cs="Times New Roman"/>
          <w:color w:val="000000"/>
        </w:rPr>
        <w:t xml:space="preserve">whether </w:t>
      </w:r>
      <w:r w:rsidR="00581A3F">
        <w:rPr>
          <w:rFonts w:ascii="Times New Roman" w:eastAsia="Times New Roman" w:hAnsi="Times New Roman" w:cs="Times New Roman"/>
          <w:color w:val="000000"/>
        </w:rPr>
        <w:t xml:space="preserve">external </w:t>
      </w:r>
      <w:r w:rsidRPr="00D530A4">
        <w:rPr>
          <w:rFonts w:ascii="Times New Roman" w:eastAsia="Times New Roman" w:hAnsi="Times New Roman" w:cs="Times New Roman"/>
          <w:color w:val="000000"/>
        </w:rPr>
        <w:t>perturbation</w:t>
      </w:r>
      <w:r w:rsidR="00581A3F">
        <w:rPr>
          <w:rFonts w:ascii="Times New Roman" w:eastAsia="Times New Roman" w:hAnsi="Times New Roman" w:cs="Times New Roman"/>
          <w:color w:val="000000"/>
        </w:rPr>
        <w:t xml:space="preserve">s of a given magnitude </w:t>
      </w:r>
      <w:r w:rsidRPr="00D530A4">
        <w:rPr>
          <w:rFonts w:ascii="Times New Roman" w:eastAsia="Times New Roman" w:hAnsi="Times New Roman" w:cs="Times New Roman"/>
          <w:color w:val="000000"/>
        </w:rPr>
        <w:t>are absorbed or instead push a system</w:t>
      </w:r>
      <w:r w:rsidR="00581A3F">
        <w:rPr>
          <w:rFonts w:ascii="Times New Roman" w:eastAsia="Times New Roman" w:hAnsi="Times New Roman" w:cs="Times New Roman"/>
          <w:color w:val="000000"/>
        </w:rPr>
        <w:t xml:space="preserve"> </w:t>
      </w:r>
      <w:r w:rsidR="00600869">
        <w:rPr>
          <w:rFonts w:ascii="Times New Roman" w:eastAsia="Times New Roman" w:hAnsi="Times New Roman" w:cs="Times New Roman"/>
          <w:color w:val="000000"/>
        </w:rPr>
        <w:t xml:space="preserve">across a threshold </w:t>
      </w:r>
      <w:r w:rsidR="00581A3F">
        <w:rPr>
          <w:rFonts w:ascii="Times New Roman" w:eastAsia="Times New Roman" w:hAnsi="Times New Roman" w:cs="Times New Roman"/>
          <w:color w:val="000000"/>
        </w:rPr>
        <w:t xml:space="preserve">into </w:t>
      </w:r>
      <w:sdt>
        <w:sdtPr>
          <w:rPr>
            <w:rFonts w:ascii="Times New Roman" w:eastAsia="Times New Roman" w:hAnsi="Times New Roman" w:cs="Times New Roman"/>
            <w:color w:val="000000"/>
          </w:rPr>
          <w:tag w:val="goog_rdk_9"/>
          <w:id w:val="681988637"/>
        </w:sdtPr>
        <w:sdtEndPr>
          <w:rPr>
            <w:rFonts w:eastAsia="Aptos"/>
            <w:color w:val="auto"/>
          </w:rPr>
        </w:sdtEndPr>
        <w:sdtContent/>
      </w:sdt>
      <w:r w:rsidRPr="00D530A4">
        <w:rPr>
          <w:rFonts w:ascii="Times New Roman" w:eastAsia="Times New Roman" w:hAnsi="Times New Roman" w:cs="Times New Roman"/>
          <w:color w:val="000000"/>
        </w:rPr>
        <w:t>an alternative state. Thus, ecosystems in similar states may respond very differently to the same perturbation if their underlying stability landscapes differ. Ecology has developed a rich</w:t>
      </w:r>
      <w:r w:rsidR="00581A3F">
        <w:rPr>
          <w:rFonts w:ascii="Times New Roman" w:eastAsia="Times New Roman" w:hAnsi="Times New Roman" w:cs="Times New Roman"/>
          <w:color w:val="000000"/>
        </w:rPr>
        <w:t xml:space="preserve"> understanding of </w:t>
      </w:r>
      <w:r w:rsidRPr="00D530A4">
        <w:rPr>
          <w:rFonts w:ascii="Times New Roman" w:eastAsia="Times New Roman" w:hAnsi="Times New Roman" w:cs="Times New Roman"/>
          <w:color w:val="000000"/>
        </w:rPr>
        <w:t xml:space="preserve">how ecosystems move within stability landscapes, but far less understanding of </w:t>
      </w:r>
      <w:r w:rsidR="00661B85" w:rsidRPr="00661B85">
        <w:rPr>
          <w:rFonts w:ascii="Times New Roman" w:eastAsia="Times New Roman" w:hAnsi="Times New Roman" w:cs="Times New Roman"/>
          <w:color w:val="000000"/>
        </w:rPr>
        <w:t>how stability landscapes themselves vary among ecosystems and through time, what drives that variation, and what its spatial and temporal structure reveals about the processes governing ecosystem resilience.</w:t>
      </w:r>
      <w:r w:rsidR="00661B85">
        <w:rPr>
          <w:rFonts w:ascii="Times New Roman" w:eastAsia="Times New Roman" w:hAnsi="Times New Roman" w:cs="Times New Roman"/>
          <w:color w:val="000000"/>
        </w:rPr>
        <w:t xml:space="preserve"> This gap has persisted </w:t>
      </w:r>
      <w:r w:rsidR="00581A3F" w:rsidRPr="00581A3F">
        <w:rPr>
          <w:rFonts w:ascii="Times New Roman" w:eastAsia="Times New Roman" w:hAnsi="Times New Roman" w:cs="Times New Roman"/>
          <w:color w:val="000000"/>
        </w:rPr>
        <w:t xml:space="preserve">in part </w:t>
      </w:r>
      <w:r w:rsidR="00661B85">
        <w:rPr>
          <w:rFonts w:ascii="Times New Roman" w:eastAsia="Times New Roman" w:hAnsi="Times New Roman" w:cs="Times New Roman"/>
          <w:color w:val="000000"/>
        </w:rPr>
        <w:t xml:space="preserve">because of </w:t>
      </w:r>
      <w:r w:rsidR="00581A3F" w:rsidRPr="00581A3F">
        <w:rPr>
          <w:rFonts w:ascii="Times New Roman" w:eastAsia="Times New Roman" w:hAnsi="Times New Roman" w:cs="Times New Roman"/>
          <w:color w:val="000000"/>
        </w:rPr>
        <w:t>limitations in data and analytical methods that have only recently been relaxed</w:t>
      </w:r>
      <w:r w:rsidRPr="00D530A4">
        <w:rPr>
          <w:rFonts w:ascii="Times New Roman" w:eastAsia="Times New Roman" w:hAnsi="Times New Roman" w:cs="Times New Roman"/>
          <w:color w:val="000000"/>
        </w:rPr>
        <w:t>.</w:t>
      </w:r>
    </w:p>
    <w:tbl>
      <w:tblPr>
        <w:tblStyle w:val="TableGrid"/>
        <w:tblW w:w="0" w:type="auto"/>
        <w:tblLook w:val="04A0" w:firstRow="1" w:lastRow="0" w:firstColumn="1" w:lastColumn="0" w:noHBand="0" w:noVBand="1"/>
      </w:tblPr>
      <w:tblGrid>
        <w:gridCol w:w="3595"/>
      </w:tblGrid>
      <w:tr w:rsidR="00CF53C7" w14:paraId="34A8D17F" w14:textId="77777777" w:rsidTr="00CF53C7">
        <w:trPr>
          <w:trHeight w:val="7766"/>
        </w:trPr>
        <w:tc>
          <w:tcPr>
            <w:tcW w:w="3595" w:type="dxa"/>
          </w:tcPr>
          <w:p w14:paraId="73D7B0DC" w14:textId="540B1601" w:rsidR="00CF53C7" w:rsidRPr="00CF53C7" w:rsidRDefault="00CF53C7" w:rsidP="00CF53C7">
            <w:pPr>
              <w:widowControl w:val="0"/>
              <w:rPr>
                <w:rFonts w:ascii="Times New Roman" w:hAnsi="Times New Roman" w:cs="Times New Roman"/>
                <w:sz w:val="2"/>
                <w:szCs w:val="2"/>
              </w:rPr>
            </w:pPr>
            <w:r w:rsidRPr="00CF53C7">
              <w:rPr>
                <w:rFonts w:ascii="Times New Roman" w:eastAsia="Times New Roman" w:hAnsi="Times New Roman" w:cs="Times New Roman"/>
                <w:noProof/>
                <w:color w:val="000000"/>
                <w:sz w:val="2"/>
                <w:szCs w:val="2"/>
              </w:rPr>
              <w:drawing>
                <wp:anchor distT="0" distB="0" distL="114300" distR="114300" simplePos="0" relativeHeight="251659264" behindDoc="0" locked="0" layoutInCell="1" allowOverlap="1" wp14:anchorId="485817FA" wp14:editId="729A4507">
                  <wp:simplePos x="0" y="0"/>
                  <wp:positionH relativeFrom="margin">
                    <wp:posOffset>-6350</wp:posOffset>
                  </wp:positionH>
                  <wp:positionV relativeFrom="paragraph">
                    <wp:posOffset>0</wp:posOffset>
                  </wp:positionV>
                  <wp:extent cx="2139950" cy="4855210"/>
                  <wp:effectExtent l="0" t="0" r="0" b="2540"/>
                  <wp:wrapSquare wrapText="bothSides"/>
                  <wp:docPr id="1144053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9950" cy="4855210"/>
                          </a:xfrm>
                          <a:prstGeom prst="rect">
                            <a:avLst/>
                          </a:prstGeom>
                          <a:noFill/>
                        </pic:spPr>
                      </pic:pic>
                    </a:graphicData>
                  </a:graphic>
                  <wp14:sizeRelH relativeFrom="margin">
                    <wp14:pctWidth>0</wp14:pctWidth>
                  </wp14:sizeRelH>
                  <wp14:sizeRelV relativeFrom="margin">
                    <wp14:pctHeight>0</wp14:pctHeight>
                  </wp14:sizeRelV>
                </wp:anchor>
              </w:drawing>
            </w:r>
          </w:p>
        </w:tc>
      </w:tr>
      <w:tr w:rsidR="00CF53C7" w14:paraId="1C5F0EFA" w14:textId="77777777" w:rsidTr="00CF53C7">
        <w:tc>
          <w:tcPr>
            <w:tcW w:w="3595" w:type="dxa"/>
          </w:tcPr>
          <w:p w14:paraId="4B79D7F7" w14:textId="77777777" w:rsidR="00CF53C7" w:rsidRDefault="00CF53C7" w:rsidP="00CF53C7">
            <w:pPr>
              <w:widowControl w:val="0"/>
              <w:rPr>
                <w:rFonts w:ascii="Times New Roman" w:hAnsi="Times New Roman" w:cs="Times New Roman"/>
              </w:rPr>
            </w:pPr>
          </w:p>
        </w:tc>
      </w:tr>
    </w:tbl>
    <w:p w14:paraId="45C60CC3" w14:textId="77777777" w:rsidR="00CF53C7" w:rsidRDefault="00CF53C7" w:rsidP="00D530A4">
      <w:pPr>
        <w:widowControl w:val="0"/>
        <w:spacing w:after="120" w:line="240" w:lineRule="auto"/>
        <w:rPr>
          <w:rFonts w:ascii="Times New Roman" w:hAnsi="Times New Roman" w:cs="Times New Roman"/>
        </w:rPr>
      </w:pPr>
    </w:p>
    <w:p w14:paraId="262B00EB" w14:textId="31091DB9" w:rsidR="00D530A4" w:rsidRDefault="00581A3F" w:rsidP="00D530A4">
      <w:pPr>
        <w:widowControl w:val="0"/>
        <w:spacing w:after="120" w:line="240" w:lineRule="auto"/>
        <w:rPr>
          <w:rFonts w:ascii="Times New Roman" w:hAnsi="Times New Roman" w:cs="Times New Roman"/>
        </w:rPr>
      </w:pPr>
      <w:r w:rsidRPr="00581A3F">
        <w:rPr>
          <w:rFonts w:ascii="Times New Roman" w:hAnsi="Times New Roman" w:cs="Times New Roman"/>
        </w:rPr>
        <w:t xml:space="preserve">Most ecological theory and empirical tests implicitly treat stability landscapes as relatively fixed properties of ecosystems. Although theory identifies mechanisms that determine the location      </w:t>
      </w:r>
      <w:r w:rsidRPr="00581A3F">
        <w:rPr>
          <w:rFonts w:ascii="Times New Roman" w:hAnsi="Times New Roman" w:cs="Times New Roman"/>
        </w:rPr>
        <w:lastRenderedPageBreak/>
        <w:t xml:space="preserve">of stable equilibria and </w:t>
      </w:r>
      <w:r w:rsidR="009736A8">
        <w:rPr>
          <w:rFonts w:ascii="Times New Roman" w:hAnsi="Times New Roman" w:cs="Times New Roman"/>
        </w:rPr>
        <w:t>thresholds</w:t>
      </w:r>
      <w:r w:rsidRPr="00581A3F">
        <w:rPr>
          <w:rFonts w:ascii="Times New Roman" w:hAnsi="Times New Roman" w:cs="Times New Roman"/>
        </w:rPr>
        <w:t xml:space="preserve"> that separate their basins of attraction, we know far less about how these dynamical features vary spatiotemporally. If stability landscapes are themselves dynamic, then ecological </w:t>
      </w:r>
      <w:r>
        <w:rPr>
          <w:rFonts w:ascii="Times New Roman" w:hAnsi="Times New Roman" w:cs="Times New Roman"/>
        </w:rPr>
        <w:t>tipping points</w:t>
      </w:r>
      <w:r w:rsidRPr="00581A3F">
        <w:rPr>
          <w:rFonts w:ascii="Times New Roman" w:hAnsi="Times New Roman" w:cs="Times New Roman"/>
        </w:rPr>
        <w:t xml:space="preserve"> are not fixed values to be discovered but instead are emergent properties that shift as the processes and interactions governing ecosystem dynamics change. </w:t>
      </w:r>
      <w:r w:rsidR="00661B85" w:rsidRPr="00661B85">
        <w:rPr>
          <w:rFonts w:ascii="Times New Roman" w:hAnsi="Times New Roman" w:cs="Times New Roman"/>
        </w:rPr>
        <w:t xml:space="preserve">Consequently, the same ecosystem may be highly resilient to a perturbation at one time but vulnerable to it at another, while superficially similar ecosystems may differ substantially in their proximity to a </w:t>
      </w:r>
      <w:r w:rsidR="009736A8">
        <w:rPr>
          <w:rFonts w:ascii="Times New Roman" w:hAnsi="Times New Roman" w:cs="Times New Roman"/>
        </w:rPr>
        <w:t>threshold</w:t>
      </w:r>
      <w:r w:rsidR="00661B85" w:rsidRPr="00661B85">
        <w:rPr>
          <w:rFonts w:ascii="Times New Roman" w:hAnsi="Times New Roman" w:cs="Times New Roman"/>
        </w:rPr>
        <w:t>. Understanding this variability is therefore essential for explaining when and where abrupt ecological change occurs.</w:t>
      </w:r>
      <w:r w:rsidR="00661B85">
        <w:rPr>
          <w:rFonts w:ascii="Times New Roman" w:hAnsi="Times New Roman" w:cs="Times New Roman"/>
        </w:rPr>
        <w:t xml:space="preserve"> </w:t>
      </w:r>
      <w:r w:rsidRPr="00581A3F">
        <w:rPr>
          <w:rFonts w:ascii="Times New Roman" w:hAnsi="Times New Roman" w:cs="Times New Roman"/>
        </w:rPr>
        <w:t xml:space="preserve">This perspective may also help reconcile the strong theoretical basis for alternative stable states with equivocal evidence for their prevalence in nature: empirical tests that assume fixed stability landscapes may obscure rather than reveal the underlying dynamical structure.     </w:t>
      </w:r>
    </w:p>
    <w:p w14:paraId="00000004" w14:textId="65DE2783" w:rsidR="008E0D62" w:rsidRPr="008C3AB5"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The shape of the stability landscape</w:t>
      </w:r>
      <w:r w:rsidR="00581A3F">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and an ecosystem’s position in it</w:t>
      </w:r>
      <w:r w:rsidR="00581A3F">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emerge</w:t>
      </w:r>
      <w:r w:rsidR="00581A3F">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 xml:space="preserve">from interactions between internal processes (e.g., predator–prey dynamics) and external perturbations (e.g., </w:t>
      </w:r>
      <w:r w:rsidR="00581A3F">
        <w:rPr>
          <w:rFonts w:ascii="Times New Roman" w:eastAsia="Times New Roman" w:hAnsi="Times New Roman" w:cs="Times New Roman"/>
          <w:color w:val="000000"/>
        </w:rPr>
        <w:t>weather</w:t>
      </w:r>
      <w:r w:rsidRPr="00D530A4">
        <w:rPr>
          <w:rFonts w:ascii="Times New Roman" w:eastAsia="Times New Roman" w:hAnsi="Times New Roman" w:cs="Times New Roman"/>
          <w:color w:val="000000"/>
        </w:rPr>
        <w:t xml:space="preserve"> variability; Figure 1). </w:t>
      </w:r>
      <w:r w:rsidR="00661B85" w:rsidRPr="00661B85">
        <w:rPr>
          <w:rFonts w:ascii="Times New Roman" w:eastAsia="Times New Roman" w:hAnsi="Times New Roman" w:cs="Times New Roman"/>
          <w:color w:val="000000"/>
        </w:rPr>
        <w:t>Strong feedbacks</w:t>
      </w:r>
      <w:r w:rsidR="00FF63E1">
        <w:rPr>
          <w:rFonts w:ascii="Times New Roman" w:eastAsia="Times New Roman" w:hAnsi="Times New Roman" w:cs="Times New Roman"/>
          <w:color w:val="000000"/>
        </w:rPr>
        <w:t xml:space="preserve"> in the ecosystem</w:t>
      </w:r>
      <w:r w:rsidR="00661B85" w:rsidRPr="00661B85">
        <w:rPr>
          <w:rFonts w:ascii="Times New Roman" w:eastAsia="Times New Roman" w:hAnsi="Times New Roman" w:cs="Times New Roman"/>
          <w:color w:val="000000"/>
        </w:rPr>
        <w:t xml:space="preserve"> deepen basins of attraction, increasing resilience</w:t>
      </w:r>
      <w:r w:rsidR="009736A8">
        <w:rPr>
          <w:rFonts w:ascii="Times New Roman" w:eastAsia="Times New Roman" w:hAnsi="Times New Roman" w:cs="Times New Roman"/>
          <w:color w:val="000000"/>
        </w:rPr>
        <w:t xml:space="preserve"> to threshold crossings</w:t>
      </w:r>
      <w:r w:rsidR="00661B85" w:rsidRPr="00661B85">
        <w:rPr>
          <w:rFonts w:ascii="Times New Roman" w:eastAsia="Times New Roman" w:hAnsi="Times New Roman" w:cs="Times New Roman"/>
          <w:color w:val="000000"/>
        </w:rPr>
        <w:t xml:space="preserve"> by requiring a larger perturbation to move the system into an alternative basin and by accelerating recovery following perturbations that remain within the basin.</w:t>
      </w:r>
      <w:r w:rsidRPr="00D530A4">
        <w:rPr>
          <w:rFonts w:ascii="Times New Roman" w:eastAsia="Times New Roman" w:hAnsi="Times New Roman" w:cs="Times New Roman"/>
          <w:color w:val="000000"/>
        </w:rPr>
        <w:t xml:space="preserve"> Importantly, stability landscapes are not merely conceptual; there is a mathematical basis for their shape and depth</w:t>
      </w:r>
      <w:r w:rsidR="008C3AB5" w:rsidRPr="008C3AB5">
        <w:rPr>
          <w:rFonts w:ascii="Times New Roman" w:eastAsia="Times New Roman" w:hAnsi="Times New Roman" w:cs="Times New Roman"/>
          <w:color w:val="000000"/>
        </w:rPr>
        <w:t>, making them quantifiable with appropriate tools</w:t>
      </w:r>
      <w:r w:rsidRPr="00D530A4">
        <w:rPr>
          <w:rFonts w:ascii="Times New Roman" w:eastAsia="Times New Roman" w:hAnsi="Times New Roman" w:cs="Times New Roman"/>
          <w:color w:val="000000"/>
        </w:rPr>
        <w:t>.</w:t>
      </w:r>
      <w:r w:rsidRPr="00D530A4">
        <w:rPr>
          <w:rFonts w:ascii="Times New Roman" w:eastAsia="Times New Roman" w:hAnsi="Times New Roman" w:cs="Times New Roman"/>
          <w:b/>
          <w:bCs/>
          <w:color w:val="000000"/>
        </w:rPr>
        <w:t xml:space="preserve"> </w:t>
      </w:r>
      <w:r w:rsidR="00850656">
        <w:rPr>
          <w:rFonts w:ascii="Times New Roman" w:eastAsia="Times New Roman" w:hAnsi="Times New Roman" w:cs="Times New Roman"/>
          <w:color w:val="000000"/>
        </w:rPr>
        <w:t>V</w:t>
      </w:r>
      <w:r w:rsidR="00661B85" w:rsidRPr="00661B85">
        <w:rPr>
          <w:rFonts w:ascii="Times New Roman" w:eastAsia="Times New Roman" w:hAnsi="Times New Roman" w:cs="Times New Roman"/>
          <w:color w:val="000000"/>
        </w:rPr>
        <w:t xml:space="preserve">ariation in these landscapes across ecosystems and through time can therefore provide a powerful </w:t>
      </w:r>
      <w:r w:rsidR="00850656">
        <w:rPr>
          <w:rFonts w:ascii="Times New Roman" w:eastAsia="Times New Roman" w:hAnsi="Times New Roman" w:cs="Times New Roman"/>
          <w:color w:val="000000"/>
        </w:rPr>
        <w:t>tool for understanding</w:t>
      </w:r>
      <w:r w:rsidR="00661B85" w:rsidRPr="00661B85">
        <w:rPr>
          <w:rFonts w:ascii="Times New Roman" w:eastAsia="Times New Roman" w:hAnsi="Times New Roman" w:cs="Times New Roman"/>
          <w:color w:val="000000"/>
        </w:rPr>
        <w:t xml:space="preserve"> the mechanisms governing resilience. </w:t>
      </w:r>
      <w:r w:rsidR="00850656" w:rsidRPr="00661B85">
        <w:rPr>
          <w:rFonts w:ascii="Times New Roman" w:eastAsia="Times New Roman" w:hAnsi="Times New Roman" w:cs="Times New Roman"/>
          <w:color w:val="000000"/>
        </w:rPr>
        <w:t>Synchrony</w:t>
      </w:r>
      <w:r w:rsidR="00661B85" w:rsidRPr="00661B85">
        <w:rPr>
          <w:rFonts w:ascii="Times New Roman" w:eastAsia="Times New Roman" w:hAnsi="Times New Roman" w:cs="Times New Roman"/>
          <w:color w:val="000000"/>
        </w:rPr>
        <w:t xml:space="preserve"> in changing landscape </w:t>
      </w:r>
      <w:r w:rsidR="00850656">
        <w:rPr>
          <w:rFonts w:ascii="Times New Roman" w:eastAsia="Times New Roman" w:hAnsi="Times New Roman" w:cs="Times New Roman"/>
          <w:color w:val="000000"/>
        </w:rPr>
        <w:t>architecture</w:t>
      </w:r>
      <w:r w:rsidR="00661B85" w:rsidRPr="00661B85">
        <w:rPr>
          <w:rFonts w:ascii="Times New Roman" w:eastAsia="Times New Roman" w:hAnsi="Times New Roman" w:cs="Times New Roman"/>
          <w:color w:val="000000"/>
        </w:rPr>
        <w:t xml:space="preserve"> among ecosystems would implicate shared external drivers, whereas asynchronous change would point toward local conditions, ecological interactions, or system history. This distinction has consequences beyond individual ecosystems: if resilience erodes synchronously across a landscape, multiple ecosystems may become vulnerable to abrupt change at the same time. </w:t>
      </w:r>
      <w:r w:rsidR="00661B85" w:rsidRPr="0016439E">
        <w:rPr>
          <w:rFonts w:ascii="Times New Roman" w:eastAsia="Times New Roman" w:hAnsi="Times New Roman" w:cs="Times New Roman"/>
          <w:b/>
          <w:bCs/>
          <w:i/>
          <w:iCs/>
          <w:color w:val="000000"/>
        </w:rPr>
        <w:t>Fundamental questions therefore remain about how and why stability landscapes vary through space and time, and whether those changes are synchronized among ecosystems exposed to common environmental forcing.</w:t>
      </w:r>
      <w:r w:rsidR="00850656">
        <w:rPr>
          <w:rFonts w:ascii="Times New Roman" w:eastAsia="Times New Roman" w:hAnsi="Times New Roman" w:cs="Times New Roman"/>
          <w:color w:val="000000"/>
        </w:rPr>
        <w:t xml:space="preserve"> </w:t>
      </w:r>
    </w:p>
    <w:p w14:paraId="00000007" w14:textId="114F5920" w:rsidR="008E0D62" w:rsidRPr="00D530A4" w:rsidRDefault="00600869" w:rsidP="00D530A4">
      <w:pPr>
        <w:widowControl w:val="0"/>
        <w:spacing w:after="120" w:line="240" w:lineRule="auto"/>
        <w:rPr>
          <w:rFonts w:ascii="Times New Roman" w:eastAsia="Times New Roman" w:hAnsi="Times New Roman" w:cs="Times New Roman"/>
          <w:color w:val="000000"/>
        </w:rPr>
      </w:pPr>
      <w:r w:rsidRPr="00600869">
        <w:rPr>
          <w:rFonts w:ascii="Times New Roman" w:eastAsia="Times New Roman" w:hAnsi="Times New Roman" w:cs="Times New Roman"/>
          <w:color w:val="000000"/>
        </w:rPr>
        <w:t xml:space="preserve">Until recently, directly addressing these questions has been difficult. </w:t>
      </w:r>
      <w:r>
        <w:rPr>
          <w:rFonts w:ascii="Times New Roman" w:eastAsia="Times New Roman" w:hAnsi="Times New Roman" w:cs="Times New Roman"/>
          <w:color w:val="000000"/>
        </w:rPr>
        <w:t>E</w:t>
      </w:r>
      <w:r w:rsidR="00DC0722" w:rsidRPr="00D530A4">
        <w:rPr>
          <w:rFonts w:ascii="Times New Roman" w:eastAsia="Times New Roman" w:hAnsi="Times New Roman" w:cs="Times New Roman"/>
          <w:color w:val="000000"/>
        </w:rPr>
        <w:t>asy-to-apply statistical indicators of resilienc</w:t>
      </w:r>
      <w:r w:rsidR="008166EC">
        <w:rPr>
          <w:rFonts w:ascii="Times New Roman" w:eastAsia="Times New Roman" w:hAnsi="Times New Roman" w:cs="Times New Roman"/>
          <w:color w:val="000000"/>
        </w:rPr>
        <w:t xml:space="preserve">e </w:t>
      </w:r>
      <w:r w:rsidR="008166EC">
        <w:rPr>
          <w:rFonts w:ascii="Times New Roman" w:eastAsia="Times New Roman" w:hAnsi="Times New Roman" w:cs="Times New Roman"/>
          <w:color w:val="000000"/>
        </w:rPr>
        <w:fldChar w:fldCharType="begin"/>
      </w:r>
      <w:r w:rsidR="008166EC">
        <w:rPr>
          <w:rFonts w:ascii="Times New Roman" w:eastAsia="Times New Roman" w:hAnsi="Times New Roman" w:cs="Times New Roman"/>
          <w:color w:val="000000"/>
        </w:rPr>
        <w:instrText xml:space="preserve"> ADDIN ZOTERO_ITEM CSL_CITATION {"citationID":"EN4L0IPG","properties":{"unsorted":false,"formattedCitation":"(Dakos et al. 2012)","plainCitation":"(Dakos et al. 2012)","noteIndex":0},"citationItems":[{"id":10838,"uris":["http://zotero.org/groups/6709984/items/M85RW4HD"],"itemData":{"id":10838,"type":"article-journal","container-title":"PLoS ONE","DOI":"10.1371/journal.pone.0041010","ISSN":"1932-6203","issue":"7","journalAbbreviation":"PLoS ONE","language":"en","page":"e41010","source":"DOI.org (Crossref)","title":"Methods for Detecting Early Warnings of Critical Transitions in Time Series Illustrated Using Simulated Ecological Data","volume":"7","author":[{"family":"Dakos","given":"Vasilis"},{"family":"Carpenter","given":"Stephen R."},{"family":"Brock","given":"William A."},{"family":"Ellison","given":"Aaron M."},{"family":"Guttal","given":"Vishwesha"},{"family":"Ives","given":"Anthony R."},{"family":"Kéfi","given":"Sonia"},{"family":"Livina","given":"Valerie"},{"family":"Seekell","given":"David A."},{"family":"Van Nes","given":"Egbert H."},{"family":"Scheffer","given":"Marten"}],"editor":[{"family":"Yener","given":"Bülent"}],"issued":{"date-parts":[["2012",7,17]]}}}],"schema":"https://github.com/citation-style-language/schema/raw/master/csl-citation.json"} </w:instrText>
      </w:r>
      <w:r w:rsidR="008166EC">
        <w:rPr>
          <w:rFonts w:ascii="Times New Roman" w:eastAsia="Times New Roman" w:hAnsi="Times New Roman" w:cs="Times New Roman"/>
          <w:color w:val="000000"/>
        </w:rPr>
        <w:fldChar w:fldCharType="separate"/>
      </w:r>
      <w:r w:rsidR="008166EC" w:rsidRPr="008166EC">
        <w:rPr>
          <w:rFonts w:ascii="Times New Roman" w:hAnsi="Times New Roman" w:cs="Times New Roman"/>
        </w:rPr>
        <w:t>(Dakos et al. 2012)</w:t>
      </w:r>
      <w:r w:rsidR="008166EC">
        <w:rPr>
          <w:rFonts w:ascii="Times New Roman" w:eastAsia="Times New Roman" w:hAnsi="Times New Roman" w:cs="Times New Roman"/>
          <w:color w:val="000000"/>
        </w:rPr>
        <w:fldChar w:fldCharType="end"/>
      </w:r>
      <w:r w:rsidR="00DC0722" w:rsidRPr="00D530A4">
        <w:rPr>
          <w:rFonts w:ascii="Times New Roman" w:eastAsia="Times New Roman" w:hAnsi="Times New Roman" w:cs="Times New Roman"/>
          <w:color w:val="000000"/>
        </w:rPr>
        <w:t xml:space="preserve"> can signal eroding resilience without identifying thresholds, but these methods can be unreliabl</w:t>
      </w:r>
      <w:r w:rsidR="008166EC">
        <w:rPr>
          <w:rFonts w:ascii="Times New Roman" w:eastAsia="Times New Roman" w:hAnsi="Times New Roman" w:cs="Times New Roman"/>
          <w:color w:val="000000"/>
        </w:rPr>
        <w:t xml:space="preserve">e </w:t>
      </w:r>
      <w:r w:rsidR="008166EC">
        <w:rPr>
          <w:rFonts w:ascii="Times New Roman" w:eastAsia="Times New Roman" w:hAnsi="Times New Roman" w:cs="Times New Roman"/>
          <w:color w:val="000000"/>
        </w:rPr>
        <w:fldChar w:fldCharType="begin"/>
      </w:r>
      <w:r w:rsidR="008166EC">
        <w:rPr>
          <w:rFonts w:ascii="Times New Roman" w:eastAsia="Times New Roman" w:hAnsi="Times New Roman" w:cs="Times New Roman"/>
          <w:color w:val="000000"/>
        </w:rPr>
        <w:instrText xml:space="preserve"> ADDIN ZOTERO_ITEM CSL_CITATION {"citationID":"kjLjBsqM","properties":{"unsorted":false,"formattedCitation":"(Gsell et al. 2016; Buelo et al. 2022)","plainCitation":"(Gsell et al. 2016; Buelo et al. 2022)","noteIndex":0},"citationItems":[{"id":10839,"uris":["http://zotero.org/groups/6709984/items/4D9M79K4"],"itemData":{"id":10839,"type":"article-journal","abstract":"Significance\n            Early-warning indicators (EWIs), statistical metrics of system resilience, have been hypothesized to provide advance warning of sudden shifts in ecosystems, or so-called “regime shifts.” Here we tested this hypothesis for four commonly used EWIs. We used empirical time series from five freshwater ecosystems with documented sudden, persistent transitions hypothesized to represent critical transitions. EWIs were detected in several of these long-term records, and in some cases several years before the transition; however, these EWIs varied in reliability, and agreement between indicators was low. Moreover, their applicability was strongly limited by the requirement for ecosystem-specific knowledge of transition-generating mechanisms and their drivers to choose relevant state variables for analysis.\n          , \n            Ecosystems can show sudden and persistent changes in state despite only incremental changes in drivers. Such critical transitions are difficult to predict, because the state of the system often shows little change before the transition. Early-warning indicators (EWIs) are hypothesized to signal the loss of system resilience and have been shown to precede critical transitions in theoretical models, paleo-climate time series, and in laboratory as well as whole lake experiments. The generalizability of EWIs for detecting critical transitions in empirical time series of natural aquatic ecosystems remains largely untested, however. Here we assessed four commonly used EWIs on long-term datasets of five freshwater ecosystems that have experienced sudden, persistent transitions and for which the relevant ecological mechanisms and drivers are well understood. These case studies were categorized by three mechanisms that can generate critical transitions between alternative states: competition, trophic cascade, and intraguild predation. Although EWIs could be detected in most of the case studies, agreement among the four indicators was low. In some cases, EWIs were detected considerably ahead of the transition. Nonetheless, our results show that at present, EWIs do not provide reliable and consistent signals of impending critical transitions despite using some of the best routinely monitored freshwater ecosystems. Our analysis strongly suggests that a priori knowledge of the underlying mechanisms driving ecosystem transitions is necessary to identify relevant state variables for successfully monitoring EWIs.","container-title":"Proceedings of the National Academy of Sciences","DOI":"10.1073/pnas.1608242113","ISSN":"0027-8424, 1091-6490","issue":"50","journalAbbreviation":"Proc. Natl. Acad. Sci. U.S.A.","language":"en","source":"DOI.org (Crossref)","title":"Evaluating early-warning indicators of critical transitions in natural aquatic ecosystems","URL":"https://pnas.org/doi/full/10.1073/pnas.1608242113","volume":"113","author":[{"family":"Gsell","given":"Alena Sonia"},{"family":"Scharfenberger","given":"Ulrike"},{"family":"Özkundakci","given":"Deniz"},{"family":"Walters","given":"Annika"},{"family":"Hansson","given":"Lars-Anders"},{"family":"Janssen","given":"Annette B. G."},{"family":"Nõges","given":"Peeter"},{"family":"Reid","given":"Philip C."},{"family":"Schindler","given":"Daniel E."},{"family":"Van Donk","given":"Ellen"},{"family":"Dakos","given":"Vasilis"},{"family":"Adrian","given":"Rita"}],"accessed":{"date-parts":[["2026",10,19]]},"issued":{"date-parts":[["2016",12,13]]}}},{"id":10840,"uris":["http://zotero.org/groups/6709984/items/ZQJM2ZEL"],"itemData":{"id":10840,"type":"article-journal","abstract":"Abstract\n            \n              Regime shifts have large consequences for ecosystems and the services they provide. However, understanding the potential for, causes of, proximity to, and thresholds for regime shifts in nearly all settings is difficult. Generic statistical indicators of resilience have been proposed and studied in a wide range of ecosystems as a method to detect when regime shifts are becoming more likely without direct knowledge of underlying system dynamics or thresholds. These early warning statistics (EWS) have been studied separately but there have been few examples that directly compare temporal and spatial EWS in ecosystem‐scale empirical data. To test these methods, we collected high‐frequency time series and high‐resolution spatial data during a whole‐lake fertilization experiment while also monitoring an adjacent reference lake. We calculated two common EWS, standard deviation and autocorrelation, in both time series and spatial data to evaluate their performance prior to the resulting algal bloom. We also applied the quickest detection method to generate binary alarms of resilience change from temporal EWS. One temporal EWS, rolling window standard deviation, provided advanced warning in most variables prior to the bloom, showing trends and between‐lake patterns consistent with theory. In contrast, temporal autocorrelation and both measures of spatial EWS (spatial SD, Moran's  \n              I\n              ) provided little or no warning. By compiling time series data from this and past experiments with and without nutrient additions, we were able to evaluate temporal EWS performance for both constant and changing resilience conditions. True positive alarm rates were 2.5–8.3 times higher for rolling window standard deviation when a lake was being pushed towards a bloom than the rate of false positives when it was not. For rolling window autocorrelation, alarm rates were much lower and no variable had a higher true positive than false positive alarm rate. Our findings suggest temporal EWS provide advanced warning of algal blooms and that this approach could help managers prepare for and/or minimize negative bloom impacts.","container-title":"Ecological Applications","DOI":"10.1002/eap.2616","ISSN":"1051-0761, 1939-5582","issue":"5","journalAbbreviation":"Ecological Applications","language":"en","page":"e2616","source":"DOI.org (Crossref)","title":"Evaluating the performance of temporal and spatial early warning statistics of algal blooms","volume":"32","author":[{"family":"Buelo","given":"C. D."},{"family":"Pace","given":"M. L."},{"family":"Carpenter","given":"S. R."},{"family":"Stanley","given":"E. H."},{"family":"Ortiz","given":"D. A."},{"family":"Ha","given":"D. T."}],"issued":{"date-parts":[["2022",7]]}}}],"schema":"https://github.com/citation-style-language/schema/raw/master/csl-citation.json"} </w:instrText>
      </w:r>
      <w:r w:rsidR="008166EC">
        <w:rPr>
          <w:rFonts w:ascii="Times New Roman" w:eastAsia="Times New Roman" w:hAnsi="Times New Roman" w:cs="Times New Roman"/>
          <w:color w:val="000000"/>
        </w:rPr>
        <w:fldChar w:fldCharType="separate"/>
      </w:r>
      <w:r w:rsidR="008166EC" w:rsidRPr="008166EC">
        <w:rPr>
          <w:rFonts w:ascii="Times New Roman" w:hAnsi="Times New Roman" w:cs="Times New Roman"/>
        </w:rPr>
        <w:t>(Gsell et al. 2016; Buelo et al. 2022)</w:t>
      </w:r>
      <w:r w:rsidR="008166EC">
        <w:rPr>
          <w:rFonts w:ascii="Times New Roman" w:eastAsia="Times New Roman" w:hAnsi="Times New Roman" w:cs="Times New Roman"/>
          <w:color w:val="000000"/>
        </w:rPr>
        <w:fldChar w:fldCharType="end"/>
      </w:r>
      <w:r w:rsidR="00DC0722" w:rsidRPr="00D530A4">
        <w:rPr>
          <w:rFonts w:ascii="Times New Roman" w:eastAsia="Times New Roman" w:hAnsi="Times New Roman" w:cs="Times New Roman"/>
          <w:color w:val="000000"/>
        </w:rPr>
        <w:t>, especially when the rate of change of the driver is mismatched to the frequency of observation</w:t>
      </w:r>
      <w:r w:rsidR="008166EC">
        <w:rPr>
          <w:rFonts w:ascii="Times New Roman" w:eastAsia="Times New Roman" w:hAnsi="Times New Roman" w:cs="Times New Roman"/>
          <w:color w:val="000000"/>
        </w:rPr>
        <w:t xml:space="preserve">s </w:t>
      </w:r>
      <w:r w:rsidR="008166EC">
        <w:rPr>
          <w:rFonts w:ascii="Times New Roman" w:eastAsia="Times New Roman" w:hAnsi="Times New Roman" w:cs="Times New Roman"/>
          <w:color w:val="000000"/>
        </w:rPr>
        <w:fldChar w:fldCharType="begin"/>
      </w:r>
      <w:r w:rsidR="00CD7391">
        <w:rPr>
          <w:rFonts w:ascii="Times New Roman" w:eastAsia="Times New Roman" w:hAnsi="Times New Roman" w:cs="Times New Roman"/>
          <w:color w:val="000000"/>
        </w:rPr>
        <w:instrText xml:space="preserve"> ADDIN ZOTERO_ITEM CSL_CITATION {"citationID":"xtYlf0jG","properties":{"unsorted":false,"formattedCitation":"(Abbott et al. 2024; Brock et al. 2026)","plainCitation":"(Abbott et al. 2024; Brock et al. 2026)","noteIndex":0},"citationItems":[{"id":10841,"uris":["http://zotero.org/groups/6709984/items/4WZ75GU6"],"itemData":{"id":10841,"type":"article-journal","container-title":"Biological Conservation","DOI":"10.1016/j.biocon.2024.110494","ISSN":"00063207","journalAbbreviation":"Biological Conservation","language":"en","page":"110494","source":"DOI.org (Crossref)","title":"When and why ecological systems respond to the rate rather than the magnitude of environmental changes","volume":"292","author":[{"family":"Abbott","given":"Karen C."},{"family":"Heggerud","given":"Christopher M."},{"family":"Lai","given":"Ying-Cheng"},{"family":"Morozov","given":"Andrew"},{"family":"Petrovskii","given":"Sergei"},{"family":"Cuddington","given":"Kim"},{"family":"Hastings","given":"Alan"}],"issued":{"date-parts":[["2024",4]]}}},{"id":10846,"uris":["http://zotero.org/groups/6709984/items/4LITZHBV"],"itemData":{"id":10846,"type":"article-journal","abstract":"Abstract\n            \n            \n              Experiments on entire ecosystems have contributed knowledge on effects of atmospheric CO\n              2\n              and climate change, environmental pollutants, trophic cascades, response of fisheries to management, consumer interactions, ecosystem resilience and stability, and early warning indicators of critical transitions in ecosystem state. Rate of change in external drivers of an ecosystem such as climate warming, inflow of water or nutrients, or harvest of apex predators may affect signals of critical transitions but rates of change of drivers are rarely considered in whole-ecosystem studies. We studied effects of drivers’ rates of change on indicators of critical transitions using models for whole lake manipulations of nutrient enrichment, light-absorbing substances, and apex predators. Results show that times of signals from indicators relative to times of critical transitions can vary depending on the rate of external drivers, including the rate of manipulation in whole-ecosystem experiments.","container-title":"Ecosystems","DOI":"10.1007/s10021-025-01042-y","ISSN":"1432-9840, 1435-0629","issue":"1","journalAbbreviation":"Ecosystems","language":"en","page":"23","source":"DOI.org (Crossref)","title":"Ecosystem Experiments: How Does Manipulation Rate Affect Indicators of Resilience?","title-short":"Ecosystem Experiments","volume":"29","author":[{"family":"Brock","given":"W. A."},{"family":"Carpenter","given":"S. R."},{"family":"Pace","given":"M. L."},{"family":"Wilkinson","given":"G. M."}],"issued":{"date-parts":[["2026",2]]}}}],"schema":"https://github.com/citation-style-language/schema/raw/master/csl-citation.json"} </w:instrText>
      </w:r>
      <w:r w:rsidR="008166EC">
        <w:rPr>
          <w:rFonts w:ascii="Times New Roman" w:eastAsia="Times New Roman" w:hAnsi="Times New Roman" w:cs="Times New Roman"/>
          <w:color w:val="000000"/>
        </w:rPr>
        <w:fldChar w:fldCharType="separate"/>
      </w:r>
      <w:r w:rsidR="00CD7391" w:rsidRPr="00CD7391">
        <w:rPr>
          <w:rFonts w:ascii="Times New Roman" w:hAnsi="Times New Roman" w:cs="Times New Roman"/>
        </w:rPr>
        <w:t>(Abbott et al. 2024; Brock et al. 2026)</w:t>
      </w:r>
      <w:r w:rsidR="008166EC">
        <w:rPr>
          <w:rFonts w:ascii="Times New Roman" w:eastAsia="Times New Roman" w:hAnsi="Times New Roman" w:cs="Times New Roman"/>
          <w:color w:val="000000"/>
        </w:rPr>
        <w:fldChar w:fldCharType="end"/>
      </w:r>
      <w:r w:rsidR="00DC0722" w:rsidRPr="00D530A4">
        <w:rPr>
          <w:rFonts w:ascii="Times New Roman" w:eastAsia="Times New Roman" w:hAnsi="Times New Roman" w:cs="Times New Roman"/>
          <w:color w:val="000000"/>
        </w:rPr>
        <w:t>. Reconstruction of stability landscapes offers a highly detailed view of ecosystem stability including identifying stable and unstable equilibria, characteristics of basins of attraction, and direct measures of resilience; but this practice has long been limited by its reliance on mathematical models that abstract real-world system</w:t>
      </w:r>
      <w:r w:rsidR="008166EC">
        <w:rPr>
          <w:rFonts w:ascii="Times New Roman" w:eastAsia="Times New Roman" w:hAnsi="Times New Roman" w:cs="Times New Roman"/>
          <w:color w:val="000000"/>
        </w:rPr>
        <w:t xml:space="preserve">s </w:t>
      </w:r>
      <w:r w:rsidR="008166EC">
        <w:rPr>
          <w:rFonts w:ascii="Times New Roman" w:eastAsia="Times New Roman" w:hAnsi="Times New Roman" w:cs="Times New Roman"/>
          <w:color w:val="000000"/>
        </w:rPr>
        <w:fldChar w:fldCharType="begin"/>
      </w:r>
      <w:r w:rsidR="008166EC">
        <w:rPr>
          <w:rFonts w:ascii="Times New Roman" w:eastAsia="Times New Roman" w:hAnsi="Times New Roman" w:cs="Times New Roman"/>
          <w:color w:val="000000"/>
        </w:rPr>
        <w:instrText xml:space="preserve"> ADDIN ZOTERO_ITEM CSL_CITATION {"citationID":"G7JPNG83","properties":{"unsorted":false,"formattedCitation":"(Nolting and Abbott 2016; Carpenter et al. 2022)","plainCitation":"(Nolting and Abbott 2016; Carpenter et al. 2022)","noteIndex":0},"citationItems":[{"id":10842,"uris":["http://zotero.org/groups/6709984/items/QGAPMXJW"],"itemData":{"id":10842,"type":"article-journal","abstract":"Abstract\n            When a system has more than one stable state, how can the stability of these states be compared? This deceptively simple question has important consequences for ecosystems, because systems with alternative stable states can undergo dramatic regime shifts. The probability, frequency, duration, and dynamics of these shifts will all depend on the relative stability of the stable states. Unfortunately, the concept of “stability” in ecology has suffered from substantial confusion and this is particularly problematic for systems where stochastic perturbations can cause shifts between coexisting alternative stable states. A useful way to visualize stable states in stochastic systems is with a ball‐in‐cup‐diagram, in which the state of the system is represented as the position of a ball rolling on a surface, and the random perturbations can push the ball from one basin of attraction to another. The surface is determined by a potential function, which provides a natural stability metric. Systems amenable to this representation, called gradient systems, are quite rare, however. As a result, the potential function is not widely used and other approaches based on linear stability analysis have become standard. Linear stability analysis is designed for local analysis of deterministic systems and, as we show, can produce a highly misleading picture of how the system will behave under continual, stochastic perturbations. In this paper, we show how the potential function can be generalized so that it can be applied broadly, employing a concept from stochastic analysis called the quasi‐potential. Using three classic ecological models, we demonstrate that the quasi‐potential provides a useful way to quantify stability in stochastic systems. We show that the quasi‐potential framework helps clarify long‐standing confusion about stability in stochastic ecological systems, and we argue that ecologists should adopt it as a practical tool for analyzing these systems.","container-title":"Ecology","DOI":"10.1890/15-1047.1","ISSN":"0012-9658, 1939-9170","issue":"4","journalAbbreviation":"Ecology","language":"en","license":"http://creativecommons.org/licenses/by-nc/4.0/","page":"850-864","source":"DOI.org (Crossref)","title":"Balls, cups, and quasi‐potentials: quantifying stability in stochastic systems","title-short":"Balls, cups, and quasi‐potentials","volume":"97","author":[{"family":"Nolting","given":"Ben C."},{"family":"Abbott","given":"Karen C."}],"issued":{"date-parts":[["2016",4]]}}},{"id":10843,"uris":["http://zotero.org/groups/6709984/items/9QJZZ8BX"],"itemData":{"id":10843,"type":"article-journal","abstract":"Abstract\n            Resilience was compared for alternate states of phytoplankton pigment concentration in two multiyear whole‐lake experiments designed to shift the manipulated ecosystem between alternate states. Mean exit time, the average time between threshold crossings, was calculated from automated measurements every 5 min during summer stratification. Alternate states were clearly identified, and equilibria showed narrow variation in bootstrap analysis of uncertainty. Mean exit times ranged from 13 to 290 h. In the reference ecosystem, Paul Lake, mean exit time of the low‐pigment state was about 100 h longer than mean exit time of the high‐pigment state. In the manipulated ecosystem, Peter Lake, mean exit time of the high‐pigment state exceeded that of the low‐pigment state by 30 h in the cascade experiment. In the enrichment experiment mean exit time of the low‐pigment state was longer than that of the high‐pigment state by about 100 h. Mean exit time is a useful measure of resilience for stochastic ecosystems where high‐frequency measurements are made by consistent methods over the full range of ecosystem states.","container-title":"Limnology and Oceanography","DOI":"10.1002/lno.11913","ISSN":"0024-3590, 1939-5590","issue":"S1","journalAbbreviation":"Limnology &amp; Oceanography","language":"en","source":"DOI.org (Crossref)","title":"Resilience of phytoplankton dynamics to trophic cascades and nutrient enrichment","URL":"https://aslopubs.onlinelibrary.wiley.com/doi/10.1002/lno.11913","volume":"67","author":[{"family":"Carpenter","given":"Stephen R."},{"family":"Arani","given":"Babak M.S."},{"family":"Van Nes","given":"Egbert H."},{"family":"Scheffer","given":"Marten"},{"family":"Pace","given":"Michael L."}],"accessed":{"date-parts":[["2026",10,19]]},"issued":{"date-parts":[["2022",2]]}}}],"schema":"https://github.com/citation-style-language/schema/raw/master/csl-citation.json"} </w:instrText>
      </w:r>
      <w:r w:rsidR="008166EC">
        <w:rPr>
          <w:rFonts w:ascii="Times New Roman" w:eastAsia="Times New Roman" w:hAnsi="Times New Roman" w:cs="Times New Roman"/>
          <w:color w:val="000000"/>
        </w:rPr>
        <w:fldChar w:fldCharType="separate"/>
      </w:r>
      <w:r w:rsidR="008166EC" w:rsidRPr="008166EC">
        <w:rPr>
          <w:rFonts w:ascii="Times New Roman" w:hAnsi="Times New Roman" w:cs="Times New Roman"/>
        </w:rPr>
        <w:t>(Nolting and Abbott 2016; Carpenter et al. 2022)</w:t>
      </w:r>
      <w:r w:rsidR="008166EC">
        <w:rPr>
          <w:rFonts w:ascii="Times New Roman" w:eastAsia="Times New Roman" w:hAnsi="Times New Roman" w:cs="Times New Roman"/>
          <w:color w:val="000000"/>
        </w:rPr>
        <w:fldChar w:fldCharType="end"/>
      </w:r>
      <w:r w:rsidR="00DC0722" w:rsidRPr="00D530A4">
        <w:rPr>
          <w:rFonts w:ascii="Times New Roman" w:eastAsia="Times New Roman" w:hAnsi="Times New Roman" w:cs="Times New Roman"/>
          <w:color w:val="000000"/>
        </w:rPr>
        <w:t xml:space="preserve"> or massive amounts of dat</w:t>
      </w:r>
      <w:r w:rsidR="008166EC">
        <w:rPr>
          <w:rFonts w:ascii="Times New Roman" w:eastAsia="Times New Roman" w:hAnsi="Times New Roman" w:cs="Times New Roman"/>
          <w:color w:val="000000"/>
        </w:rPr>
        <w:t xml:space="preserve">a </w:t>
      </w:r>
      <w:r w:rsidR="008166EC">
        <w:rPr>
          <w:rFonts w:ascii="Times New Roman" w:eastAsia="Times New Roman" w:hAnsi="Times New Roman" w:cs="Times New Roman"/>
          <w:color w:val="000000"/>
        </w:rPr>
        <w:fldChar w:fldCharType="begin"/>
      </w:r>
      <w:r w:rsidR="008166EC">
        <w:rPr>
          <w:rFonts w:ascii="Times New Roman" w:eastAsia="Times New Roman" w:hAnsi="Times New Roman" w:cs="Times New Roman"/>
          <w:color w:val="000000"/>
        </w:rPr>
        <w:instrText xml:space="preserve"> ADDIN ZOTERO_ITEM CSL_CITATION {"citationID":"IRedclIZ","properties":{"unsorted":false,"formattedCitation":"(Arani et al. 2021)","plainCitation":"(Arani et al. 2021)","noteIndex":0},"citationItems":[{"id":10844,"uris":["http://zotero.org/groups/6709984/items/EP3HX556"],"itemData":{"id":10844,"type":"article-journal","abstract":"Estimating resilience in complex systems\n            \n              Resilience is an important concept in the study of critical transitions and tipping points in complex systems and is defined by the size of the disturbance that a system can endure before tipping into an alternative stable state. Nevertheless, resilience has proved resistant to measurement. Arani\n              et al.\n              show how the mathematical concept of mean exit time, the time it takes for a system to cross a threshold, can help to solve this problem and characterize the resilience of complex systems. They derived a model approach to estimate exit time from time series data and applied it to examples from a grazed plant population model, lake cyanobacterial data, and Pleistocene-Holocene climate data. This approach may improve our understanding of the dynamical properties of complex systems under threat.\n            \n            \n              Science\n              , aay4895, this issue p.\n              eaay4895\n            \n          , \n            Ecosystem resilience can be estimated via a time series modeling approach, improving the anticipation of critical transitions.\n          , \n            \n              INTRODUCTION\n              Financial markets may collapse, rainforest can shift to savanna, a person can become trapped in a depression, and the Gulf Stream can come to a standstill. Such critical transitions may happen in complex systems when resilience is low, allowing a perturbation to trigger self-propelled change toward the contrasting state. An intuitive way of visualizing this is to depict the system as a marble in a cup. If the cup is shallower, resilience is lower, and it becomes easier to flip the marble out. Resilience may sometimes be inferred from autocorrelation and variance of time series because they carry information about recovery rates from small perturbations, thus reflecting the slope of the attraction basin. However, although differences in such indicators may reflect differences in resilience, they cannot be interpreted in an absolute sense. The alternative—measuring resilience as the maximum perturbation that a system can take—may seem more attractive. However, this classical ecological definition of resilience assumes that the system is affected by distinct, isolated perturbations. In reality, most systems are perturbed instead by a never-ending natural regime of shocks and fluctuations. Thus, they rarely recover from a perturbation before the next one comes. As a result, the imaginary marble in the cup keeps wandering around, and occasionally a sequence of small but synergistic “perturbations” will push the system across the border of the basin of attraction. How then can we characterize the resilience of such systems in a useful and practical way?\n            \n            \n              RATIONALE\n              We propose to use “life expectancy” as a measure of resilience, which can be formalized as the mean exit time from an attraction basin (i.e., the expected time required to cross the border of the basin). This approach has the advantage of taking the natural variability of real complex systems explicitly into account. If we have many observations of shifts, we can calculate the mean exit time simply as the average time the system spends in each given state. However, such data are rare. Moreover, the permanent fluctuations also contain information about the system, which would be lost if one considers only the rare occasions at which a shift occurs. In the approach we outline, this information is used as we infer the deterministic and stochastic components of the underlying dynamical system from observed fluctuations. Applying techniques from statistical mechanics, we show how one can subsequently use the reconstructed empirical model to compute the expected mean exit time for each basin of attraction.\n            \n            \n              RESULTS\n              After using model-generated data to demonstrate the method, we applied it to two examples spanning very different time scales: the rapid dynamics of Cyanobacteria in a lake, and the much slower alternations between cold glacial and warmer interstadial regimes in the climate (the so-called Dansgaard-Oeschger events). For both time series, we show that one can reconstruct a model that has two alternative attractors. We estimated the mean exit time for each of these attractors, and we show how one can analyze the uncertainty of this estimate.\n              A major challenge is that the approach requires high-resolution time series that cover dynamics across both basins of attraction. Such information can be obtained from a single long time series if it includes enough shifts between attraction basins. Alternatively, one may piece the required data together using shorter time series from sets of similar systems.\n            \n            \n              CONCLUSION\n              Characterizing resilience as the estimated life expectancy—of a rainforest, a coral reef, or the thermohaline circulation—is a natural and intuitively straightforward way to go. The high-resolution time series required for the approach we outline are still relatively rare. However, possibilities for automated sensing are rapidly expanding in fields as diverse as biomedicine, climate science, ecology, and financial markets. Against this background, the technique for estimating mean exit times is an exciting additional tool to anticipate critical transitions in the many complex systems on which humanity depends.\n              \n                \n                  Mean exit time as a measure of “life expectancy” estimated from fluctuations.\n                  \n                    Time series in this simulated example (\n                    B\n                    ) reflect the underlying stability landscape (\n                    A\n                    ) as well as the regime of stochastic perturbations. Given sufficiently long time series, we can estimate how the average change depends on the state (\n                    C\n                    ), revealing attracting (black dots) and repelling (open dot) equilibria. Meanwhile, variance in the observed change allows estimation of the role of stochasticity (\n                    D\n                    ). The resulting empirical model [based on (C) and (D)] can be used to compute the probability distribution of states (\n                    E\n                    ), the mean exit time given any initial state (\n                    F\n                    ), and the weighted mean exit time for the alternative basins of attraction [horizontal lines in (F)]. The shaded areas in (C), (D), and (F) are the estimated 95% confidence intervals.\n                  \n                \n                \n              \n            \n          , \n            Ecological resilience is the magnitude of the largest perturbation from which a system can still recover to its original state. However, a transition into another state may often be invoked by a series of minor synergistic perturbations rather than a single big one. We show how resilience can be estimated in terms of average life expectancy, accounting for this natural regime of variability. We use time series to fit a model that captures the stochastic as well as the deterministic components. The model is then used to estimate the mean exit time from the basin of attraction. This approach offers a fresh angle to anticipating the chance of a critical transition at a time when high-resolution time series are becoming increasingly available.","container-title":"Science","DOI":"10.1126/science.aay4895","ISSN":"0036-8075, 1095-9203","issue":"6547","journalAbbreviation":"Science","language":"en","page":"eaay4895","source":"DOI.org (Crossref)","title":"Exit time as a measure of ecological resilience","volume":"372","author":[{"family":"Arani","given":"Babak M. S."},{"family":"Carpenter","given":"Stephen R."},{"family":"Lahti","given":"Leo"},{"family":"Van Nes","given":"Egbert H."},{"family":"Scheffer","given":"Marten"}],"issued":{"date-parts":[["2021",6,11]]}}}],"schema":"https://github.com/citation-style-language/schema/raw/master/csl-citation.json"} </w:instrText>
      </w:r>
      <w:r w:rsidR="008166EC">
        <w:rPr>
          <w:rFonts w:ascii="Times New Roman" w:eastAsia="Times New Roman" w:hAnsi="Times New Roman" w:cs="Times New Roman"/>
          <w:color w:val="000000"/>
        </w:rPr>
        <w:fldChar w:fldCharType="separate"/>
      </w:r>
      <w:r w:rsidR="008166EC" w:rsidRPr="008166EC">
        <w:rPr>
          <w:rFonts w:ascii="Times New Roman" w:hAnsi="Times New Roman" w:cs="Times New Roman"/>
        </w:rPr>
        <w:t>(Arani et al. 2021)</w:t>
      </w:r>
      <w:r w:rsidR="008166EC">
        <w:rPr>
          <w:rFonts w:ascii="Times New Roman" w:eastAsia="Times New Roman" w:hAnsi="Times New Roman" w:cs="Times New Roman"/>
          <w:color w:val="000000"/>
        </w:rPr>
        <w:fldChar w:fldCharType="end"/>
      </w:r>
      <w:r w:rsidR="00DC0722" w:rsidRPr="00D530A4">
        <w:rPr>
          <w:rFonts w:ascii="Times New Roman" w:eastAsia="Times New Roman" w:hAnsi="Times New Roman" w:cs="Times New Roman"/>
          <w:color w:val="000000"/>
        </w:rPr>
        <w:t xml:space="preserve">. Recent methodological advances enable reconstruction of ecosystem stability landscapes from more modestly sized </w:t>
      </w:r>
      <w:r w:rsidR="0016439E">
        <w:rPr>
          <w:rFonts w:ascii="Times New Roman" w:eastAsia="Times New Roman" w:hAnsi="Times New Roman" w:cs="Times New Roman"/>
          <w:color w:val="000000"/>
        </w:rPr>
        <w:t xml:space="preserve">empirical </w:t>
      </w:r>
      <w:r w:rsidR="00DC0722" w:rsidRPr="00D530A4">
        <w:rPr>
          <w:rFonts w:ascii="Times New Roman" w:eastAsia="Times New Roman" w:hAnsi="Times New Roman" w:cs="Times New Roman"/>
          <w:color w:val="000000"/>
        </w:rPr>
        <w:t>dataset</w:t>
      </w:r>
      <w:r w:rsidR="008166EC">
        <w:rPr>
          <w:rFonts w:ascii="Times New Roman" w:eastAsia="Times New Roman" w:hAnsi="Times New Roman" w:cs="Times New Roman"/>
          <w:color w:val="000000"/>
        </w:rPr>
        <w:t xml:space="preserve">s </w:t>
      </w:r>
      <w:r w:rsidR="008166EC">
        <w:rPr>
          <w:rFonts w:ascii="Times New Roman" w:eastAsia="Times New Roman" w:hAnsi="Times New Roman" w:cs="Times New Roman"/>
          <w:color w:val="000000"/>
        </w:rPr>
        <w:fldChar w:fldCharType="begin"/>
      </w:r>
      <w:r w:rsidR="008166EC">
        <w:rPr>
          <w:rFonts w:ascii="Times New Roman" w:eastAsia="Times New Roman" w:hAnsi="Times New Roman" w:cs="Times New Roman"/>
          <w:color w:val="000000"/>
        </w:rPr>
        <w:instrText xml:space="preserve"> ADDIN ZOTERO_ITEM CSL_CITATION {"citationID":"cNxAOyLW","properties":{"unsorted":false,"formattedCitation":"(Arani et al. 2024)","plainCitation":"(Arani et al. 2024)","noteIndex":0},"citationItems":[{"id":10845,"uris":["http://zotero.org/groups/6709984/items/KE2Z2V8P"],"itemData":{"id":10845,"type":"article","abstract":"Abstract\n          The ecological literature often features phenomenological dynamic models lacking robust validation against observational data. Reverse engineering is an alternative approach, where time series data are utilized to infer or fit a stochastic differential equation. This process, known as system reconstruction, presents significant challenges. This paper addresses the estimation of the (often) non-linear deterministic and stochastic parts of Langevin models, one of the simplest yet commonly used stochastic differential equations. We introduce a Maximum Likelihood Estimation (MLE) inference method, termed Euler reconstruction, tailored for time series data with medium to high resolution. However, the Euler approach is not reliable for low-resolution data. To fill the gap for sparsely sampled data, we present an MLE inference method pioneered by Aït-Sahalia, that we term Hermite reconstruction. We employ a powerful modeling framework utilizing splines to detect inherent nonlinearities in the unknown data-generating system to achieve high accuracy with minimal computational burden. Applying Euler and Hermite reconstructions to a range of simulated, ecological, and climate datasets, we demonstrate their efficacy and versatility. We provide a user-friendly tutorial and a MATLAB package called the ‘MATLAB reconstruction package’.","DOI":"10.1101/2024.05.30.596585","language":"en","publisher":"Ecology","source":"DOI.org (Crossref)","title":"Reconstructing Langevin systems from high and low-resolution time series using Euler and Hermite reconstructions","URL":"http://biorxiv.org/lookup/doi/10.1101/2024.05.30.596585","author":[{"family":"Arani","given":"Babak M. S."},{"family":"Carpenter","given":"Stephen R."},{"family":"Van Nes","given":"Egbert H."}],"accessed":{"date-parts":[["2026",10,19]]},"issued":{"date-parts":[["2024",6,2]]}}}],"schema":"https://github.com/citation-style-language/schema/raw/master/csl-citation.json"} </w:instrText>
      </w:r>
      <w:r w:rsidR="008166EC">
        <w:rPr>
          <w:rFonts w:ascii="Times New Roman" w:eastAsia="Times New Roman" w:hAnsi="Times New Roman" w:cs="Times New Roman"/>
          <w:color w:val="000000"/>
        </w:rPr>
        <w:fldChar w:fldCharType="separate"/>
      </w:r>
      <w:r w:rsidR="008166EC" w:rsidRPr="008166EC">
        <w:rPr>
          <w:rFonts w:ascii="Times New Roman" w:hAnsi="Times New Roman" w:cs="Times New Roman"/>
        </w:rPr>
        <w:t>(Arani et al. 2024)</w:t>
      </w:r>
      <w:r w:rsidR="008166EC">
        <w:rPr>
          <w:rFonts w:ascii="Times New Roman" w:eastAsia="Times New Roman" w:hAnsi="Times New Roman" w:cs="Times New Roman"/>
          <w:color w:val="000000"/>
        </w:rPr>
        <w:fldChar w:fldCharType="end"/>
      </w:r>
      <w:r w:rsidR="00DC0722" w:rsidRPr="00D530A4">
        <w:rPr>
          <w:rFonts w:ascii="Times New Roman" w:eastAsia="Times New Roman" w:hAnsi="Times New Roman" w:cs="Times New Roman"/>
          <w:color w:val="000000"/>
        </w:rPr>
        <w:t xml:space="preserve">, greatly expanding opportunities to study how and why ecosystem </w:t>
      </w:r>
      <w:sdt>
        <w:sdtPr>
          <w:rPr>
            <w:rFonts w:ascii="Times New Roman" w:hAnsi="Times New Roman" w:cs="Times New Roman"/>
          </w:rPr>
          <w:tag w:val="goog_rdk_51"/>
          <w:id w:val="-324090855"/>
        </w:sdtPr>
        <w:sdtContent>
          <w:r w:rsidR="00DC0722" w:rsidRPr="00D530A4">
            <w:rPr>
              <w:rFonts w:ascii="Times New Roman" w:eastAsia="Times New Roman" w:hAnsi="Times New Roman" w:cs="Times New Roman"/>
              <w:color w:val="000000"/>
            </w:rPr>
            <w:t>resilience</w:t>
          </w:r>
        </w:sdtContent>
      </w:sdt>
      <w:r w:rsidR="00DC0722" w:rsidRPr="00D530A4">
        <w:rPr>
          <w:rFonts w:ascii="Times New Roman" w:eastAsia="Times New Roman" w:hAnsi="Times New Roman" w:cs="Times New Roman"/>
          <w:color w:val="000000"/>
        </w:rPr>
        <w:t xml:space="preserve"> varies through time and among systems. </w:t>
      </w:r>
    </w:p>
    <w:p w14:paraId="00000009" w14:textId="025CB4A8"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b/>
          <w:bCs/>
          <w:color w:val="000000"/>
        </w:rPr>
        <w:t>Objectives</w:t>
      </w:r>
      <w:r w:rsidR="008C3AB5">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 xml:space="preserve">We propose combining recently developed analytical methods for reconstructing stability landscapes with long-term ecosystem monitoring and shorter-term whole-ecosystem manipulations in an ensemble of lakes to investigate how and why stability landscapes vary. </w:t>
      </w:r>
      <w:r w:rsidR="00C979E4" w:rsidRPr="00C979E4">
        <w:rPr>
          <w:rFonts w:ascii="Times New Roman" w:eastAsia="Times New Roman" w:hAnsi="Times New Roman" w:cs="Times New Roman"/>
          <w:color w:val="000000"/>
        </w:rPr>
        <w:t>We will focus on ecosystem metabolism</w:t>
      </w:r>
      <w:r w:rsidR="00C979E4">
        <w:rPr>
          <w:rFonts w:ascii="Times New Roman" w:eastAsia="Times New Roman" w:hAnsi="Times New Roman" w:cs="Times New Roman"/>
          <w:color w:val="000000"/>
        </w:rPr>
        <w:t xml:space="preserve">, </w:t>
      </w:r>
      <w:r w:rsidR="00C979E4" w:rsidRPr="00C979E4">
        <w:rPr>
          <w:rFonts w:ascii="Times New Roman" w:eastAsia="Times New Roman" w:hAnsi="Times New Roman" w:cs="Times New Roman"/>
          <w:color w:val="000000"/>
        </w:rPr>
        <w:t>the balance between primary production and respiration</w:t>
      </w:r>
      <w:r w:rsidR="00C979E4">
        <w:rPr>
          <w:rFonts w:ascii="Times New Roman" w:eastAsia="Times New Roman" w:hAnsi="Times New Roman" w:cs="Times New Roman"/>
          <w:color w:val="000000"/>
        </w:rPr>
        <w:t xml:space="preserve">, </w:t>
      </w:r>
      <w:r w:rsidR="00C979E4" w:rsidRPr="00C979E4">
        <w:rPr>
          <w:rFonts w:ascii="Times New Roman" w:eastAsia="Times New Roman" w:hAnsi="Times New Roman" w:cs="Times New Roman"/>
          <w:color w:val="000000"/>
        </w:rPr>
        <w:t>as an integrative measure of ecosystem function</w:t>
      </w:r>
      <w:ins w:id="1" w:author="Grace Wilkinson" w:date="2026-10-18T17:37:00Z" w16du:dateUtc="2026-10-18T22:37:00Z">
        <w:r w:rsidR="00845E4D">
          <w:rPr>
            <w:rFonts w:ascii="Times New Roman" w:eastAsia="Times New Roman" w:hAnsi="Times New Roman" w:cs="Times New Roman"/>
            <w:color w:val="000000"/>
          </w:rPr>
          <w:t xml:space="preserve"> and state</w:t>
        </w:r>
      </w:ins>
      <w:r w:rsidR="00CD7391">
        <w:rPr>
          <w:rFonts w:ascii="Times New Roman" w:eastAsia="Times New Roman" w:hAnsi="Times New Roman" w:cs="Times New Roman"/>
          <w:color w:val="000000"/>
        </w:rPr>
        <w:t xml:space="preserve"> </w:t>
      </w:r>
      <w:r w:rsidR="00CD7391">
        <w:rPr>
          <w:rFonts w:ascii="Times New Roman" w:eastAsia="Times New Roman" w:hAnsi="Times New Roman" w:cs="Times New Roman"/>
          <w:color w:val="000000"/>
        </w:rPr>
        <w:fldChar w:fldCharType="begin"/>
      </w:r>
      <w:r w:rsidR="00CD7391">
        <w:rPr>
          <w:rFonts w:ascii="Times New Roman" w:eastAsia="Times New Roman" w:hAnsi="Times New Roman" w:cs="Times New Roman"/>
          <w:color w:val="000000"/>
        </w:rPr>
        <w:instrText xml:space="preserve"> ADDIN ZOTERO_ITEM CSL_CITATION {"citationID":"Cf3zYfCV","properties":{"unsorted":false,"formattedCitation":"(Batt et al. 2013)","plainCitation":"(Batt et al. 2013)","noteIndex":0},"citationItems":[{"id":1898,"uris":["http://zotero.org/groups/2418348/items/SZRNZ6XF"],"itemData":{"id":1898,"type":"article-journal","container-title":"PNAS","DOI":"10.1073/pnas.1316721110","issue":"43","license":"732817","title":"Changes in ecosystem resilience detected in automated measures of ecosystem metabolism during a whole-lake manipulation","volume":"110","author":[{"family":"Batt","given":"Ryan D."},{"family":"Carpenter","given":"Stephen R."},{"family":"Cole","given":"Jonathan J."},{"family":"Pace","given":"Michael L."},{"family":"Johnson","given":"Robert A."}],"issued":{"date-parts":[["2013",10,22]]}}}],"schema":"https://github.com/citation-style-language/schema/raw/master/csl-citation.json"} </w:instrText>
      </w:r>
      <w:r w:rsidR="00CD7391">
        <w:rPr>
          <w:rFonts w:ascii="Times New Roman" w:eastAsia="Times New Roman" w:hAnsi="Times New Roman" w:cs="Times New Roman"/>
          <w:color w:val="000000"/>
        </w:rPr>
        <w:fldChar w:fldCharType="separate"/>
      </w:r>
      <w:r w:rsidR="00CD7391" w:rsidRPr="00CD7391">
        <w:rPr>
          <w:rFonts w:ascii="Times New Roman" w:hAnsi="Times New Roman" w:cs="Times New Roman"/>
        </w:rPr>
        <w:t>(Batt et al. 2013)</w:t>
      </w:r>
      <w:r w:rsidR="00CD7391">
        <w:rPr>
          <w:rFonts w:ascii="Times New Roman" w:eastAsia="Times New Roman" w:hAnsi="Times New Roman" w:cs="Times New Roman"/>
          <w:color w:val="000000"/>
        </w:rPr>
        <w:fldChar w:fldCharType="end"/>
      </w:r>
      <w:r w:rsidR="00C979E4" w:rsidRPr="00C979E4">
        <w:rPr>
          <w:rFonts w:ascii="Times New Roman" w:eastAsia="Times New Roman" w:hAnsi="Times New Roman" w:cs="Times New Roman"/>
          <w:color w:val="000000"/>
        </w:rPr>
        <w:t>.</w:t>
      </w:r>
      <w:r w:rsidR="00C979E4">
        <w:rPr>
          <w:rFonts w:ascii="Times New Roman" w:eastAsia="Times New Roman" w:hAnsi="Times New Roman" w:cs="Times New Roman"/>
          <w:color w:val="000000"/>
        </w:rPr>
        <w:t xml:space="preserve"> </w:t>
      </w:r>
      <w:r w:rsidR="00C979E4" w:rsidRPr="00C979E4">
        <w:rPr>
          <w:rFonts w:ascii="Times New Roman" w:eastAsia="Times New Roman" w:hAnsi="Times New Roman" w:cs="Times New Roman"/>
          <w:color w:val="000000"/>
        </w:rPr>
        <w:t>Long-term monitoring reveal</w:t>
      </w:r>
      <w:r w:rsidR="00C979E4">
        <w:rPr>
          <w:rFonts w:ascii="Times New Roman" w:eastAsia="Times New Roman" w:hAnsi="Times New Roman" w:cs="Times New Roman"/>
          <w:color w:val="000000"/>
        </w:rPr>
        <w:t>s</w:t>
      </w:r>
      <w:r w:rsidR="00C979E4" w:rsidRPr="00C979E4">
        <w:rPr>
          <w:rFonts w:ascii="Times New Roman" w:eastAsia="Times New Roman" w:hAnsi="Times New Roman" w:cs="Times New Roman"/>
          <w:color w:val="000000"/>
        </w:rPr>
        <w:t xml:space="preserve"> spatiotemporal variation and synchrony in stability landscapes, while whole-lake </w:t>
      </w:r>
      <w:r w:rsidR="00C979E4" w:rsidRPr="00C979E4">
        <w:rPr>
          <w:rFonts w:ascii="Times New Roman" w:eastAsia="Times New Roman" w:hAnsi="Times New Roman" w:cs="Times New Roman"/>
          <w:color w:val="000000"/>
        </w:rPr>
        <w:lastRenderedPageBreak/>
        <w:t xml:space="preserve">experiments </w:t>
      </w:r>
      <w:r w:rsidR="00C979E4">
        <w:rPr>
          <w:rFonts w:ascii="Times New Roman" w:eastAsia="Times New Roman" w:hAnsi="Times New Roman" w:cs="Times New Roman"/>
          <w:color w:val="000000"/>
        </w:rPr>
        <w:t xml:space="preserve">provide a direct </w:t>
      </w:r>
      <w:r w:rsidR="00C979E4" w:rsidRPr="00C979E4">
        <w:rPr>
          <w:rFonts w:ascii="Times New Roman" w:eastAsia="Times New Roman" w:hAnsi="Times New Roman" w:cs="Times New Roman"/>
          <w:color w:val="000000"/>
        </w:rPr>
        <w:t xml:space="preserve">test how altered ecological feedbacks reshape those landscapes. </w:t>
      </w:r>
      <w:r w:rsidRPr="00D530A4">
        <w:rPr>
          <w:rFonts w:ascii="Times New Roman" w:eastAsia="Times New Roman" w:hAnsi="Times New Roman" w:cs="Times New Roman"/>
          <w:color w:val="000000"/>
        </w:rPr>
        <w:t xml:space="preserve">We will synthesize </w:t>
      </w:r>
      <w:commentRangeStart w:id="2"/>
      <w:commentRangeStart w:id="3"/>
      <w:r w:rsidRPr="00D530A4">
        <w:rPr>
          <w:rFonts w:ascii="Times New Roman" w:eastAsia="Times New Roman" w:hAnsi="Times New Roman" w:cs="Times New Roman"/>
          <w:color w:val="000000"/>
        </w:rPr>
        <w:t>14</w:t>
      </w:r>
      <w:commentRangeEnd w:id="2"/>
      <w:r w:rsidR="00025680">
        <w:rPr>
          <w:rStyle w:val="CommentReference"/>
          <w:rFonts w:ascii="Times New Roman" w:eastAsia="Times New Roman" w:hAnsi="Times New Roman" w:cs="Times New Roman"/>
          <w:color w:val="000000"/>
          <w:sz w:val="24"/>
          <w:szCs w:val="24"/>
        </w:rPr>
        <w:commentReference w:id="2"/>
      </w:r>
      <w:commentRangeEnd w:id="3"/>
      <w:r w:rsidR="00025680">
        <w:rPr>
          <w:rStyle w:val="CommentReference"/>
          <w:rFonts w:ascii="Times New Roman" w:eastAsia="Times New Roman" w:hAnsi="Times New Roman" w:cs="Times New Roman"/>
          <w:color w:val="000000"/>
          <w:sz w:val="24"/>
          <w:szCs w:val="24"/>
        </w:rPr>
        <w:commentReference w:id="3"/>
      </w:r>
      <w:r w:rsidR="00F61F65">
        <w:rPr>
          <w:rFonts w:ascii="Times New Roman" w:eastAsia="Times New Roman" w:hAnsi="Times New Roman" w:cs="Times New Roman"/>
          <w:color w:val="000000"/>
        </w:rPr>
        <w:t>5</w:t>
      </w:r>
      <w:r w:rsidRPr="00D530A4">
        <w:rPr>
          <w:rFonts w:ascii="Times New Roman" w:eastAsia="Times New Roman" w:hAnsi="Times New Roman" w:cs="Times New Roman"/>
          <w:color w:val="000000"/>
        </w:rPr>
        <w:t xml:space="preserve"> lake-years of data from the National Ecological Observatory Network (NEON) and North Temperate Lakes Long-Term Ecological Research (NTL-LTER) programs and a series of linked whole-lake experiments </w:t>
      </w:r>
      <w:ins w:id="4" w:author="Grace Wilkinson" w:date="2026-10-18T17:36:00Z" w16du:dateUtc="2026-10-18T22:36:00Z">
        <w:r w:rsidR="00845E4D">
          <w:rPr>
            <w:rFonts w:ascii="Times New Roman" w:eastAsia="Times New Roman" w:hAnsi="Times New Roman" w:cs="Times New Roman"/>
            <w:color w:val="000000"/>
          </w:rPr>
          <w:t>(</w:t>
        </w:r>
      </w:ins>
      <w:ins w:id="5" w:author="Grace Wilkinson" w:date="2026-10-18T18:42:00Z" w16du:dateUtc="2026-10-18T23:42:00Z">
        <w:r w:rsidR="00A4565D">
          <w:rPr>
            <w:rFonts w:ascii="Times New Roman" w:eastAsia="Times New Roman" w:hAnsi="Times New Roman" w:cs="Times New Roman"/>
            <w:color w:val="000000"/>
          </w:rPr>
          <w:t xml:space="preserve">i.e., </w:t>
        </w:r>
      </w:ins>
      <w:ins w:id="6" w:author="Grace Wilkinson" w:date="2026-10-18T17:36:00Z" w16du:dateUtc="2026-10-18T22:36:00Z">
        <w:r w:rsidR="00845E4D">
          <w:rPr>
            <w:rFonts w:ascii="Times New Roman" w:eastAsia="Times New Roman" w:hAnsi="Times New Roman" w:cs="Times New Roman"/>
            <w:color w:val="000000"/>
          </w:rPr>
          <w:t>the “Cascade Project”), all</w:t>
        </w:r>
      </w:ins>
      <w:ins w:id="7" w:author="Grace Wilkinson" w:date="2026-10-18T18:43:00Z" w16du:dateUtc="2026-10-18T23:43:00Z">
        <w:r w:rsidR="00A4565D">
          <w:rPr>
            <w:rFonts w:ascii="Times New Roman" w:eastAsia="Times New Roman" w:hAnsi="Times New Roman" w:cs="Times New Roman"/>
            <w:color w:val="000000"/>
          </w:rPr>
          <w:t xml:space="preserve"> </w:t>
        </w:r>
      </w:ins>
      <w:r w:rsidRPr="00D530A4">
        <w:rPr>
          <w:rFonts w:ascii="Times New Roman" w:eastAsia="Times New Roman" w:hAnsi="Times New Roman" w:cs="Times New Roman"/>
          <w:color w:val="000000"/>
        </w:rPr>
        <w:t xml:space="preserve">supported by </w:t>
      </w:r>
      <w:ins w:id="8" w:author="Grace Wilkinson" w:date="2026-10-18T17:36:00Z" w16du:dateUtc="2026-10-18T22:36:00Z">
        <w:r w:rsidR="00845E4D">
          <w:rPr>
            <w:rFonts w:ascii="Times New Roman" w:eastAsia="Times New Roman" w:hAnsi="Times New Roman" w:cs="Times New Roman"/>
            <w:color w:val="000000"/>
          </w:rPr>
          <w:t>$35M</w:t>
        </w:r>
      </w:ins>
      <w:ins w:id="9" w:author="Grace Wilkinson" w:date="2026-10-18T18:42:00Z" w16du:dateUtc="2026-10-18T23:42:00Z">
        <w:r w:rsidR="00A4565D">
          <w:rPr>
            <w:rFonts w:ascii="Times New Roman" w:eastAsia="Times New Roman" w:hAnsi="Times New Roman" w:cs="Times New Roman"/>
            <w:color w:val="000000"/>
          </w:rPr>
          <w:t>+</w:t>
        </w:r>
      </w:ins>
      <w:ins w:id="10" w:author="Grace Wilkinson" w:date="2026-10-18T17:36:00Z" w16du:dateUtc="2026-10-18T22:36:00Z">
        <w:r w:rsidR="00845E4D">
          <w:rPr>
            <w:rFonts w:ascii="Times New Roman" w:eastAsia="Times New Roman" w:hAnsi="Times New Roman" w:cs="Times New Roman"/>
            <w:color w:val="000000"/>
          </w:rPr>
          <w:t xml:space="preserve"> in </w:t>
        </w:r>
      </w:ins>
      <w:r w:rsidRPr="00D530A4">
        <w:rPr>
          <w:rFonts w:ascii="Times New Roman" w:eastAsia="Times New Roman" w:hAnsi="Times New Roman" w:cs="Times New Roman"/>
          <w:color w:val="000000"/>
        </w:rPr>
        <w:t xml:space="preserve">NSF </w:t>
      </w:r>
      <w:del w:id="11" w:author="Grace Wilkinson" w:date="2026-10-18T17:36:00Z" w16du:dateUtc="2026-10-18T22:36:00Z">
        <w:r w:rsidRPr="00D530A4" w:rsidDel="00845E4D">
          <w:rPr>
            <w:rFonts w:ascii="Times New Roman" w:eastAsia="Times New Roman" w:hAnsi="Times New Roman" w:cs="Times New Roman"/>
            <w:color w:val="000000"/>
          </w:rPr>
          <w:delText xml:space="preserve">awards </w:delText>
        </w:r>
      </w:del>
      <w:ins w:id="12" w:author="Grace Wilkinson" w:date="2026-10-18T17:36:00Z" w16du:dateUtc="2026-10-18T22:36:00Z">
        <w:r w:rsidR="00845E4D">
          <w:rPr>
            <w:rFonts w:ascii="Times New Roman" w:eastAsia="Times New Roman" w:hAnsi="Times New Roman" w:cs="Times New Roman"/>
            <w:color w:val="000000"/>
          </w:rPr>
          <w:t>funding over the past 25 years</w:t>
        </w:r>
        <w:r w:rsidR="00845E4D" w:rsidRPr="00D530A4">
          <w:rPr>
            <w:rFonts w:ascii="Times New Roman" w:eastAsia="Times New Roman" w:hAnsi="Times New Roman" w:cs="Times New Roman"/>
            <w:color w:val="000000"/>
          </w:rPr>
          <w:t xml:space="preserve"> </w:t>
        </w:r>
      </w:ins>
      <w:r w:rsidRPr="00D530A4">
        <w:rPr>
          <w:rFonts w:ascii="Times New Roman" w:eastAsia="Times New Roman" w:hAnsi="Times New Roman" w:cs="Times New Roman"/>
          <w:color w:val="000000"/>
        </w:rPr>
        <w:t>to advance understanding of ecosystem resilience. Specifically, we propose to:</w:t>
      </w:r>
    </w:p>
    <w:p w14:paraId="0000000A" w14:textId="77777777" w:rsidR="008E0D62" w:rsidRPr="00D530A4" w:rsidRDefault="00DC0722" w:rsidP="00D530A4">
      <w:pPr>
        <w:widowControl w:val="0"/>
        <w:spacing w:after="120" w:line="240" w:lineRule="auto"/>
        <w:ind w:left="360"/>
        <w:rPr>
          <w:rFonts w:ascii="Times New Roman" w:eastAsia="Times New Roman" w:hAnsi="Times New Roman" w:cs="Times New Roman"/>
          <w:color w:val="000000"/>
        </w:rPr>
      </w:pPr>
      <w:r w:rsidRPr="00D530A4">
        <w:rPr>
          <w:rFonts w:ascii="Times New Roman" w:eastAsia="Times New Roman" w:hAnsi="Times New Roman" w:cs="Times New Roman"/>
          <w:color w:val="000000"/>
          <w:u w:val="single"/>
        </w:rPr>
        <w:t>Objective 1</w:t>
      </w:r>
      <w:r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i/>
          <w:iCs/>
          <w:color w:val="000000"/>
        </w:rPr>
        <w:t>Quantify how stability landscapes vary spatiotemporally</w:t>
      </w:r>
      <w:r w:rsidRPr="00D530A4">
        <w:rPr>
          <w:rFonts w:ascii="Times New Roman" w:eastAsia="Times New Roman" w:hAnsi="Times New Roman" w:cs="Times New Roman"/>
          <w:color w:val="000000"/>
        </w:rPr>
        <w:t>. We hypothesize (H1.1): Spatial variability in stability landscapes exceeds temporal variability; but (H1.2:) temporal variation among lakes in stability landscapes is spatially synchronous.</w:t>
      </w:r>
    </w:p>
    <w:p w14:paraId="0000000B" w14:textId="27D04DDB" w:rsidR="008E0D62" w:rsidRPr="003219C6" w:rsidRDefault="00DC0722" w:rsidP="003219C6">
      <w:pPr>
        <w:widowControl w:val="0"/>
        <w:spacing w:after="120" w:line="240" w:lineRule="auto"/>
        <w:ind w:left="360"/>
        <w:rPr>
          <w:rFonts w:ascii="Times New Roman" w:eastAsia="Times New Roman" w:hAnsi="Times New Roman" w:cs="Times New Roman"/>
          <w:i/>
          <w:iCs/>
          <w:color w:val="000000"/>
          <w:rPrChange w:id="13" w:author="Grace Wilkinson" w:date="2026-10-18T17:21:00Z" w16du:dateUtc="2026-10-18T22:21:00Z">
            <w:rPr>
              <w:rFonts w:ascii="Times New Roman" w:eastAsia="Times New Roman" w:hAnsi="Times New Roman" w:cs="Times New Roman"/>
              <w:color w:val="000000"/>
            </w:rPr>
          </w:rPrChange>
        </w:rPr>
      </w:pPr>
      <w:commentRangeStart w:id="14"/>
      <w:r w:rsidRPr="00D530A4">
        <w:rPr>
          <w:rFonts w:ascii="Times New Roman" w:eastAsia="Times New Roman" w:hAnsi="Times New Roman" w:cs="Times New Roman"/>
          <w:color w:val="000000"/>
          <w:u w:val="single"/>
        </w:rPr>
        <w:t>Objective 2</w:t>
      </w:r>
      <w:r w:rsidRPr="00D530A4">
        <w:rPr>
          <w:rFonts w:ascii="Times New Roman" w:eastAsia="Times New Roman" w:hAnsi="Times New Roman" w:cs="Times New Roman"/>
          <w:color w:val="000000"/>
        </w:rPr>
        <w:t>:</w:t>
      </w:r>
      <w:commentRangeEnd w:id="14"/>
      <w:r w:rsidR="003219C6" w:rsidRPr="00D530A4">
        <w:rPr>
          <w:rStyle w:val="CommentReference"/>
          <w:rFonts w:ascii="Times New Roman" w:eastAsia="Times New Roman" w:hAnsi="Times New Roman" w:cs="Times New Roman"/>
          <w:color w:val="000000"/>
          <w:sz w:val="24"/>
          <w:szCs w:val="24"/>
        </w:rPr>
        <w:commentReference w:id="14"/>
      </w:r>
      <w:r w:rsidRPr="00D530A4">
        <w:rPr>
          <w:rFonts w:ascii="Times New Roman" w:eastAsia="Times New Roman" w:hAnsi="Times New Roman" w:cs="Times New Roman"/>
          <w:color w:val="000000"/>
        </w:rPr>
        <w:t xml:space="preserve"> </w:t>
      </w:r>
      <w:ins w:id="15" w:author="Grace Wilkinson" w:date="2026-10-18T17:20:00Z">
        <w:r w:rsidR="003219C6" w:rsidRPr="003219C6">
          <w:rPr>
            <w:rFonts w:ascii="Times New Roman" w:eastAsia="Times New Roman" w:hAnsi="Times New Roman" w:cs="Times New Roman"/>
            <w:i/>
            <w:iCs/>
            <w:color w:val="000000"/>
            <w:rPrChange w:id="16" w:author="Grace Wilkinson" w:date="2026-10-18T17:20:00Z" w16du:dateUtc="2026-10-18T22:20:00Z">
              <w:rPr>
                <w:rFonts w:ascii="Times New Roman" w:eastAsia="Times New Roman" w:hAnsi="Times New Roman" w:cs="Times New Roman"/>
                <w:b/>
                <w:bCs/>
                <w:i/>
                <w:iCs/>
                <w:color w:val="000000"/>
              </w:rPr>
            </w:rPrChange>
          </w:rPr>
          <w:t xml:space="preserve">Investigate the mechanisms underlying </w:t>
        </w:r>
      </w:ins>
      <w:ins w:id="17" w:author="Grace Wilkinson" w:date="2026-10-19T07:31:00Z" w16du:dateUtc="2026-10-19T12:31:00Z">
        <w:r w:rsidR="00A47CED">
          <w:rPr>
            <w:rFonts w:ascii="Times New Roman" w:eastAsia="Times New Roman" w:hAnsi="Times New Roman" w:cs="Times New Roman"/>
            <w:i/>
            <w:iCs/>
            <w:color w:val="000000"/>
          </w:rPr>
          <w:t xml:space="preserve">natural </w:t>
        </w:r>
      </w:ins>
      <w:ins w:id="18" w:author="Grace Wilkinson" w:date="2026-10-18T17:20:00Z">
        <w:r w:rsidR="003219C6" w:rsidRPr="003219C6">
          <w:rPr>
            <w:rFonts w:ascii="Times New Roman" w:eastAsia="Times New Roman" w:hAnsi="Times New Roman" w:cs="Times New Roman"/>
            <w:i/>
            <w:iCs/>
            <w:color w:val="000000"/>
            <w:rPrChange w:id="19" w:author="Grace Wilkinson" w:date="2026-10-18T17:20:00Z" w16du:dateUtc="2026-10-18T22:20:00Z">
              <w:rPr>
                <w:rFonts w:ascii="Times New Roman" w:eastAsia="Times New Roman" w:hAnsi="Times New Roman" w:cs="Times New Roman"/>
                <w:b/>
                <w:bCs/>
                <w:i/>
                <w:iCs/>
                <w:color w:val="000000"/>
              </w:rPr>
            </w:rPrChange>
          </w:rPr>
          <w:t>spatiotemporal variation in stability landscapes</w:t>
        </w:r>
      </w:ins>
      <w:ins w:id="20" w:author="Grace Wilkinson" w:date="2026-10-18T17:33:00Z" w16du:dateUtc="2026-10-18T22:33:00Z">
        <w:r w:rsidR="00404C0E">
          <w:rPr>
            <w:rFonts w:ascii="Times New Roman" w:eastAsia="Times New Roman" w:hAnsi="Times New Roman" w:cs="Times New Roman"/>
            <w:i/>
            <w:iCs/>
            <w:color w:val="000000"/>
          </w:rPr>
          <w:t xml:space="preserve"> of ecosystem metabolism</w:t>
        </w:r>
      </w:ins>
      <w:ins w:id="21" w:author="Grace Wilkinson" w:date="2026-10-18T17:20:00Z">
        <w:r w:rsidR="003219C6" w:rsidRPr="003219C6">
          <w:rPr>
            <w:rFonts w:ascii="Times New Roman" w:eastAsia="Times New Roman" w:hAnsi="Times New Roman" w:cs="Times New Roman"/>
            <w:i/>
            <w:iCs/>
            <w:color w:val="000000"/>
            <w:rPrChange w:id="22" w:author="Grace Wilkinson" w:date="2026-10-18T17:20:00Z" w16du:dateUtc="2026-10-18T22:20:00Z">
              <w:rPr>
                <w:rFonts w:ascii="Times New Roman" w:eastAsia="Times New Roman" w:hAnsi="Times New Roman" w:cs="Times New Roman"/>
                <w:b/>
                <w:bCs/>
                <w:i/>
                <w:iCs/>
                <w:color w:val="000000"/>
              </w:rPr>
            </w:rPrChange>
          </w:rPr>
          <w:t>.</w:t>
        </w:r>
        <w:r w:rsidR="003219C6" w:rsidRPr="003219C6">
          <w:rPr>
            <w:rFonts w:ascii="Times New Roman" w:eastAsia="Times New Roman" w:hAnsi="Times New Roman" w:cs="Times New Roman"/>
            <w:i/>
            <w:iCs/>
            <w:color w:val="000000"/>
          </w:rPr>
          <w:t xml:space="preserve"> </w:t>
        </w:r>
        <w:r w:rsidR="003219C6" w:rsidRPr="003219C6">
          <w:rPr>
            <w:rFonts w:ascii="Times New Roman" w:eastAsia="Times New Roman" w:hAnsi="Times New Roman" w:cs="Times New Roman"/>
            <w:color w:val="000000"/>
            <w:rPrChange w:id="23" w:author="Grace Wilkinson" w:date="2026-10-18T17:20:00Z" w16du:dateUtc="2026-10-18T22:20:00Z">
              <w:rPr>
                <w:rFonts w:ascii="Times New Roman" w:eastAsia="Times New Roman" w:hAnsi="Times New Roman" w:cs="Times New Roman"/>
                <w:i/>
                <w:iCs/>
                <w:color w:val="000000"/>
              </w:rPr>
            </w:rPrChange>
          </w:rPr>
          <w:t xml:space="preserve">We hypothesize that </w:t>
        </w:r>
        <w:r w:rsidR="003219C6" w:rsidRPr="003219C6">
          <w:rPr>
            <w:rFonts w:ascii="Times New Roman" w:eastAsia="Times New Roman" w:hAnsi="Times New Roman" w:cs="Times New Roman"/>
            <w:color w:val="000000"/>
            <w:rPrChange w:id="24" w:author="Grace Wilkinson" w:date="2026-10-18T17:20:00Z" w16du:dateUtc="2026-10-18T22:20:00Z">
              <w:rPr>
                <w:rFonts w:ascii="Times New Roman" w:eastAsia="Times New Roman" w:hAnsi="Times New Roman" w:cs="Times New Roman"/>
                <w:b/>
                <w:bCs/>
                <w:i/>
                <w:iCs/>
                <w:color w:val="000000"/>
              </w:rPr>
            </w:rPrChange>
          </w:rPr>
          <w:t>(H2.1)</w:t>
        </w:r>
      </w:ins>
      <w:ins w:id="25" w:author="Grace Wilkinson" w:date="2026-10-18T17:20:00Z" w16du:dateUtc="2026-10-18T22:20:00Z">
        <w:r w:rsidR="003219C6">
          <w:rPr>
            <w:rFonts w:ascii="Times New Roman" w:eastAsia="Times New Roman" w:hAnsi="Times New Roman" w:cs="Times New Roman"/>
            <w:color w:val="000000"/>
          </w:rPr>
          <w:t>:</w:t>
        </w:r>
      </w:ins>
      <w:ins w:id="26" w:author="Grace Wilkinson" w:date="2026-10-18T17:20:00Z">
        <w:r w:rsidR="003219C6" w:rsidRPr="003219C6">
          <w:rPr>
            <w:rFonts w:ascii="Times New Roman" w:eastAsia="Times New Roman" w:hAnsi="Times New Roman" w:cs="Times New Roman"/>
            <w:color w:val="000000"/>
            <w:rPrChange w:id="27" w:author="Grace Wilkinson" w:date="2026-10-18T17:20:00Z" w16du:dateUtc="2026-10-18T22:20:00Z">
              <w:rPr>
                <w:rFonts w:ascii="Times New Roman" w:eastAsia="Times New Roman" w:hAnsi="Times New Roman" w:cs="Times New Roman"/>
                <w:b/>
                <w:bCs/>
                <w:i/>
                <w:iCs/>
                <w:color w:val="000000"/>
              </w:rPr>
            </w:rPrChange>
          </w:rPr>
          <w:t xml:space="preserve"> </w:t>
        </w:r>
      </w:ins>
      <w:ins w:id="28" w:author="Grace Wilkinson" w:date="2026-10-18T17:25:00Z" w16du:dateUtc="2026-10-18T22:25:00Z">
        <w:r w:rsidR="00404C0E">
          <w:rPr>
            <w:rFonts w:ascii="Times New Roman" w:eastAsia="Times New Roman" w:hAnsi="Times New Roman" w:cs="Times New Roman"/>
            <w:color w:val="000000"/>
          </w:rPr>
          <w:t xml:space="preserve">variation among lakes </w:t>
        </w:r>
      </w:ins>
      <w:ins w:id="29" w:author="Grace Wilkinson" w:date="2026-10-18T17:20:00Z">
        <w:r w:rsidR="003219C6" w:rsidRPr="003219C6">
          <w:rPr>
            <w:rFonts w:ascii="Times New Roman" w:eastAsia="Times New Roman" w:hAnsi="Times New Roman" w:cs="Times New Roman"/>
            <w:color w:val="000000"/>
            <w:rPrChange w:id="30" w:author="Grace Wilkinson" w:date="2026-10-18T17:20:00Z" w16du:dateUtc="2026-10-18T22:20:00Z">
              <w:rPr>
                <w:rFonts w:ascii="Times New Roman" w:eastAsia="Times New Roman" w:hAnsi="Times New Roman" w:cs="Times New Roman"/>
                <w:b/>
                <w:bCs/>
                <w:i/>
                <w:iCs/>
                <w:color w:val="000000"/>
              </w:rPr>
            </w:rPrChange>
          </w:rPr>
          <w:t>in stability</w:t>
        </w:r>
      </w:ins>
      <w:ins w:id="31" w:author="Grace Wilkinson" w:date="2026-10-18T17:20:00Z" w16du:dateUtc="2026-10-18T22:20:00Z">
        <w:r w:rsidR="003219C6">
          <w:rPr>
            <w:rFonts w:ascii="Times New Roman" w:eastAsia="Times New Roman" w:hAnsi="Times New Roman" w:cs="Times New Roman"/>
            <w:color w:val="000000"/>
          </w:rPr>
          <w:t xml:space="preserve"> </w:t>
        </w:r>
      </w:ins>
      <w:ins w:id="32" w:author="Grace Wilkinson" w:date="2026-10-18T17:20:00Z">
        <w:r w:rsidR="003219C6" w:rsidRPr="003219C6">
          <w:rPr>
            <w:rFonts w:ascii="Times New Roman" w:eastAsia="Times New Roman" w:hAnsi="Times New Roman" w:cs="Times New Roman"/>
            <w:color w:val="000000"/>
            <w:rPrChange w:id="33" w:author="Grace Wilkinson" w:date="2026-10-18T17:20:00Z" w16du:dateUtc="2026-10-18T22:20:00Z">
              <w:rPr>
                <w:rFonts w:ascii="Times New Roman" w:eastAsia="Times New Roman" w:hAnsi="Times New Roman" w:cs="Times New Roman"/>
                <w:b/>
                <w:bCs/>
                <w:i/>
                <w:iCs/>
                <w:color w:val="000000"/>
              </w:rPr>
            </w:rPrChange>
          </w:rPr>
          <w:t>landscape geometry is associated with differences</w:t>
        </w:r>
      </w:ins>
      <w:ins w:id="34" w:author="Grace Wilkinson" w:date="2026-10-18T17:21:00Z" w16du:dateUtc="2026-10-18T22:21:00Z">
        <w:r w:rsidR="003219C6">
          <w:rPr>
            <w:rFonts w:ascii="Times New Roman" w:eastAsia="Times New Roman" w:hAnsi="Times New Roman" w:cs="Times New Roman"/>
            <w:color w:val="000000"/>
          </w:rPr>
          <w:t xml:space="preserve"> </w:t>
        </w:r>
      </w:ins>
      <w:ins w:id="35" w:author="Grace Wilkinson" w:date="2026-10-18T17:20:00Z">
        <w:r w:rsidR="003219C6" w:rsidRPr="003219C6">
          <w:rPr>
            <w:rFonts w:ascii="Times New Roman" w:eastAsia="Times New Roman" w:hAnsi="Times New Roman" w:cs="Times New Roman"/>
            <w:color w:val="000000"/>
            <w:rPrChange w:id="36" w:author="Grace Wilkinson" w:date="2026-10-18T17:20:00Z" w16du:dateUtc="2026-10-18T22:20:00Z">
              <w:rPr>
                <w:rFonts w:ascii="Times New Roman" w:eastAsia="Times New Roman" w:hAnsi="Times New Roman" w:cs="Times New Roman"/>
                <w:b/>
                <w:bCs/>
                <w:i/>
                <w:iCs/>
                <w:color w:val="000000"/>
              </w:rPr>
            </w:rPrChange>
          </w:rPr>
          <w:t xml:space="preserve">in </w:t>
        </w:r>
      </w:ins>
      <w:ins w:id="37" w:author="Grace Wilkinson" w:date="2026-10-18T17:27:00Z" w16du:dateUtc="2026-10-18T22:27:00Z">
        <w:r w:rsidR="00404C0E">
          <w:rPr>
            <w:rFonts w:ascii="Times New Roman" w:eastAsia="Times New Roman" w:hAnsi="Times New Roman" w:cs="Times New Roman"/>
            <w:color w:val="000000"/>
          </w:rPr>
          <w:t>food web structure</w:t>
        </w:r>
      </w:ins>
      <w:ins w:id="38" w:author="Grace Wilkinson" w:date="2026-10-18T17:20:00Z">
        <w:r w:rsidR="003219C6" w:rsidRPr="003219C6">
          <w:rPr>
            <w:rFonts w:ascii="Times New Roman" w:eastAsia="Times New Roman" w:hAnsi="Times New Roman" w:cs="Times New Roman"/>
            <w:color w:val="000000"/>
            <w:rPrChange w:id="39" w:author="Grace Wilkinson" w:date="2026-10-18T17:20:00Z" w16du:dateUtc="2026-10-18T22:20:00Z">
              <w:rPr>
                <w:rFonts w:ascii="Times New Roman" w:eastAsia="Times New Roman" w:hAnsi="Times New Roman" w:cs="Times New Roman"/>
                <w:b/>
                <w:bCs/>
                <w:i/>
                <w:iCs/>
                <w:color w:val="000000"/>
              </w:rPr>
            </w:rPrChange>
          </w:rPr>
          <w:t xml:space="preserve"> and </w:t>
        </w:r>
      </w:ins>
      <w:ins w:id="40" w:author="Grace Wilkinson" w:date="2026-10-18T17:27:00Z" w16du:dateUtc="2026-10-18T22:27:00Z">
        <w:r w:rsidR="00404C0E">
          <w:rPr>
            <w:rFonts w:ascii="Times New Roman" w:eastAsia="Times New Roman" w:hAnsi="Times New Roman" w:cs="Times New Roman"/>
            <w:color w:val="000000"/>
          </w:rPr>
          <w:t>hydrolog</w:t>
        </w:r>
      </w:ins>
      <w:ins w:id="41" w:author="Grace Wilkinson" w:date="2026-10-18T17:28:00Z" w16du:dateUtc="2026-10-18T22:28:00Z">
        <w:r w:rsidR="00404C0E">
          <w:rPr>
            <w:rFonts w:ascii="Times New Roman" w:eastAsia="Times New Roman" w:hAnsi="Times New Roman" w:cs="Times New Roman"/>
            <w:color w:val="000000"/>
          </w:rPr>
          <w:t>ic connectivity</w:t>
        </w:r>
      </w:ins>
      <w:ins w:id="42" w:author="Grace Wilkinson" w:date="2026-10-18T17:21:00Z" w16du:dateUtc="2026-10-18T22:21:00Z">
        <w:r w:rsidR="003219C6">
          <w:rPr>
            <w:rFonts w:ascii="Times New Roman" w:eastAsia="Times New Roman" w:hAnsi="Times New Roman" w:cs="Times New Roman"/>
            <w:color w:val="000000"/>
          </w:rPr>
          <w:t>;</w:t>
        </w:r>
      </w:ins>
      <w:ins w:id="43" w:author="Grace Wilkinson" w:date="2026-10-18T17:20:00Z">
        <w:r w:rsidR="003219C6" w:rsidRPr="003219C6">
          <w:rPr>
            <w:rFonts w:ascii="Times New Roman" w:eastAsia="Times New Roman" w:hAnsi="Times New Roman" w:cs="Times New Roman"/>
            <w:color w:val="000000"/>
            <w:rPrChange w:id="44" w:author="Grace Wilkinson" w:date="2026-10-18T17:20:00Z" w16du:dateUtc="2026-10-18T22:20:00Z">
              <w:rPr>
                <w:rFonts w:ascii="Times New Roman" w:eastAsia="Times New Roman" w:hAnsi="Times New Roman" w:cs="Times New Roman"/>
                <w:b/>
                <w:bCs/>
                <w:i/>
                <w:iCs/>
                <w:color w:val="000000"/>
              </w:rPr>
            </w:rPrChange>
          </w:rPr>
          <w:t xml:space="preserve"> while (H2.2)</w:t>
        </w:r>
      </w:ins>
      <w:ins w:id="45" w:author="Grace Wilkinson" w:date="2026-10-18T17:24:00Z" w16du:dateUtc="2026-10-18T22:24:00Z">
        <w:r w:rsidR="00404C0E">
          <w:rPr>
            <w:rFonts w:ascii="Times New Roman" w:eastAsia="Times New Roman" w:hAnsi="Times New Roman" w:cs="Times New Roman"/>
            <w:color w:val="000000"/>
          </w:rPr>
          <w:t>:</w:t>
        </w:r>
      </w:ins>
      <w:ins w:id="46" w:author="Grace Wilkinson" w:date="2026-10-18T17:20:00Z">
        <w:r w:rsidR="003219C6" w:rsidRPr="003219C6">
          <w:rPr>
            <w:rFonts w:ascii="Times New Roman" w:eastAsia="Times New Roman" w:hAnsi="Times New Roman" w:cs="Times New Roman"/>
            <w:color w:val="000000"/>
            <w:rPrChange w:id="47" w:author="Grace Wilkinson" w:date="2026-10-18T17:20:00Z" w16du:dateUtc="2026-10-18T22:20:00Z">
              <w:rPr>
                <w:rFonts w:ascii="Times New Roman" w:eastAsia="Times New Roman" w:hAnsi="Times New Roman" w:cs="Times New Roman"/>
                <w:b/>
                <w:bCs/>
                <w:i/>
                <w:iCs/>
                <w:color w:val="000000"/>
              </w:rPr>
            </w:rPrChange>
          </w:rPr>
          <w:t xml:space="preserve"> </w:t>
        </w:r>
      </w:ins>
      <w:ins w:id="48" w:author="Grace Wilkinson" w:date="2026-10-18T17:30:00Z" w16du:dateUtc="2026-10-18T22:30:00Z">
        <w:r w:rsidR="00404C0E">
          <w:rPr>
            <w:rFonts w:ascii="Times New Roman" w:eastAsia="Times New Roman" w:hAnsi="Times New Roman" w:cs="Times New Roman"/>
            <w:color w:val="000000"/>
          </w:rPr>
          <w:t>interannual</w:t>
        </w:r>
      </w:ins>
      <w:ins w:id="49" w:author="Grace Wilkinson" w:date="2026-10-18T17:22:00Z" w16du:dateUtc="2026-10-18T22:22:00Z">
        <w:r w:rsidR="003219C6">
          <w:rPr>
            <w:rFonts w:ascii="Times New Roman" w:eastAsia="Times New Roman" w:hAnsi="Times New Roman" w:cs="Times New Roman"/>
            <w:color w:val="000000"/>
          </w:rPr>
          <w:t xml:space="preserve"> </w:t>
        </w:r>
      </w:ins>
      <w:ins w:id="50" w:author="Grace Wilkinson" w:date="2026-10-18T17:20:00Z">
        <w:r w:rsidR="003219C6" w:rsidRPr="003219C6">
          <w:rPr>
            <w:rFonts w:ascii="Times New Roman" w:eastAsia="Times New Roman" w:hAnsi="Times New Roman" w:cs="Times New Roman"/>
            <w:color w:val="000000"/>
            <w:rPrChange w:id="51" w:author="Grace Wilkinson" w:date="2026-10-18T17:20:00Z" w16du:dateUtc="2026-10-18T22:20:00Z">
              <w:rPr>
                <w:rFonts w:ascii="Times New Roman" w:eastAsia="Times New Roman" w:hAnsi="Times New Roman" w:cs="Times New Roman"/>
                <w:b/>
                <w:bCs/>
                <w:i/>
                <w:iCs/>
                <w:color w:val="000000"/>
              </w:rPr>
            </w:rPrChange>
          </w:rPr>
          <w:t xml:space="preserve">variation </w:t>
        </w:r>
      </w:ins>
      <w:ins w:id="52" w:author="Grace Wilkinson" w:date="2026-10-18T17:29:00Z" w16du:dateUtc="2026-10-18T22:29:00Z">
        <w:r w:rsidR="00404C0E">
          <w:rPr>
            <w:rFonts w:ascii="Times New Roman" w:eastAsia="Times New Roman" w:hAnsi="Times New Roman" w:cs="Times New Roman"/>
            <w:color w:val="000000"/>
          </w:rPr>
          <w:t xml:space="preserve">in stability landscape geometry can be attributed to </w:t>
        </w:r>
      </w:ins>
      <w:ins w:id="53" w:author="Grace Wilkinson" w:date="2026-10-18T17:30:00Z" w16du:dateUtc="2026-10-18T22:30:00Z">
        <w:r w:rsidR="00404C0E">
          <w:rPr>
            <w:rFonts w:ascii="Times New Roman" w:eastAsia="Times New Roman" w:hAnsi="Times New Roman" w:cs="Times New Roman"/>
            <w:color w:val="000000"/>
          </w:rPr>
          <w:t xml:space="preserve">variation in weather and </w:t>
        </w:r>
      </w:ins>
      <w:ins w:id="54" w:author="Grace Wilkinson" w:date="2026-10-18T17:33:00Z" w16du:dateUtc="2026-10-18T22:33:00Z">
        <w:r w:rsidR="00404C0E">
          <w:rPr>
            <w:rFonts w:ascii="Times New Roman" w:eastAsia="Times New Roman" w:hAnsi="Times New Roman" w:cs="Times New Roman"/>
            <w:color w:val="000000"/>
          </w:rPr>
          <w:t xml:space="preserve">grazer </w:t>
        </w:r>
      </w:ins>
      <w:ins w:id="55" w:author="Grace Wilkinson" w:date="2026-10-18T17:30:00Z" w16du:dateUtc="2026-10-18T22:30:00Z">
        <w:r w:rsidR="00404C0E">
          <w:rPr>
            <w:rFonts w:ascii="Times New Roman" w:eastAsia="Times New Roman" w:hAnsi="Times New Roman" w:cs="Times New Roman"/>
            <w:color w:val="000000"/>
          </w:rPr>
          <w:t>population dynamics</w:t>
        </w:r>
      </w:ins>
      <w:ins w:id="56" w:author="Grace Wilkinson" w:date="2026-10-18T17:20:00Z">
        <w:r w:rsidR="003219C6" w:rsidRPr="003219C6">
          <w:rPr>
            <w:rFonts w:ascii="Times New Roman" w:eastAsia="Times New Roman" w:hAnsi="Times New Roman" w:cs="Times New Roman"/>
            <w:color w:val="000000"/>
            <w:rPrChange w:id="57" w:author="Grace Wilkinson" w:date="2026-10-18T17:20:00Z" w16du:dateUtc="2026-10-18T22:20:00Z">
              <w:rPr>
                <w:rFonts w:ascii="Times New Roman" w:eastAsia="Times New Roman" w:hAnsi="Times New Roman" w:cs="Times New Roman"/>
                <w:b/>
                <w:bCs/>
                <w:i/>
                <w:iCs/>
                <w:color w:val="000000"/>
              </w:rPr>
            </w:rPrChange>
          </w:rPr>
          <w:t>.</w:t>
        </w:r>
      </w:ins>
      <w:ins w:id="58" w:author="Grace Wilkinson" w:date="2026-10-18T17:20:00Z" w16du:dateUtc="2026-10-18T22:20:00Z">
        <w:r w:rsidR="003219C6">
          <w:rPr>
            <w:rFonts w:ascii="Times New Roman" w:eastAsia="Times New Roman" w:hAnsi="Times New Roman" w:cs="Times New Roman"/>
            <w:i/>
            <w:iCs/>
            <w:color w:val="000000"/>
          </w:rPr>
          <w:t xml:space="preserve"> </w:t>
        </w:r>
      </w:ins>
      <w:del w:id="59" w:author="Grace Wilkinson" w:date="2026-10-18T17:20:00Z" w16du:dateUtc="2026-10-18T22:20:00Z">
        <w:r w:rsidRPr="00D530A4" w:rsidDel="003219C6">
          <w:rPr>
            <w:rFonts w:ascii="Times New Roman" w:eastAsia="Times New Roman" w:hAnsi="Times New Roman" w:cs="Times New Roman"/>
            <w:i/>
            <w:iCs/>
            <w:color w:val="000000"/>
          </w:rPr>
          <w:delText xml:space="preserve">Investigate how spatiotemporal variation in stability landscapes relates to ecosystem characteristics and climate variation. </w:delText>
        </w:r>
        <w:r w:rsidRPr="00D530A4" w:rsidDel="003219C6">
          <w:rPr>
            <w:rFonts w:ascii="Times New Roman" w:eastAsia="Times New Roman" w:hAnsi="Times New Roman" w:cs="Times New Roman"/>
            <w:color w:val="000000"/>
          </w:rPr>
          <w:delText>(H2.1): Spatial variability is related to variables describing biological complexity and landscape connectivity; (H2.2) temporal variation in stability landscapes can be attributed to climatic variation.</w:delText>
        </w:r>
      </w:del>
    </w:p>
    <w:p w14:paraId="0000000C" w14:textId="3FB24C8E" w:rsidR="008E0D62" w:rsidRPr="00D530A4" w:rsidRDefault="00DC0722" w:rsidP="00D530A4">
      <w:pPr>
        <w:widowControl w:val="0"/>
        <w:spacing w:after="120" w:line="240" w:lineRule="auto"/>
        <w:ind w:left="360"/>
        <w:rPr>
          <w:rFonts w:ascii="Times New Roman" w:eastAsia="Times New Roman" w:hAnsi="Times New Roman" w:cs="Times New Roman"/>
          <w:color w:val="000000"/>
        </w:rPr>
      </w:pPr>
      <w:r w:rsidRPr="00D530A4">
        <w:rPr>
          <w:rFonts w:ascii="Times New Roman" w:eastAsia="Times New Roman" w:hAnsi="Times New Roman" w:cs="Times New Roman"/>
          <w:color w:val="000000"/>
          <w:u w:val="single"/>
        </w:rPr>
        <w:t>Objective 3</w:t>
      </w:r>
      <w:r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i/>
          <w:iCs/>
          <w:color w:val="000000"/>
        </w:rPr>
        <w:t xml:space="preserve">Compare the magnitude of change in stability landscapes resulting from intentional manipulation of trophic interactions and physicochemical conditions to changes driven by interannual climate variability. </w:t>
      </w:r>
      <w:r w:rsidRPr="00D530A4">
        <w:rPr>
          <w:rFonts w:ascii="Times New Roman" w:eastAsia="Times New Roman" w:hAnsi="Times New Roman" w:cs="Times New Roman"/>
          <w:color w:val="000000"/>
        </w:rPr>
        <w:t xml:space="preserve">(H3.1): </w:t>
      </w:r>
      <w:r w:rsidR="001435B5">
        <w:rPr>
          <w:rFonts w:ascii="Times New Roman" w:eastAsia="Times New Roman" w:hAnsi="Times New Roman" w:cs="Times New Roman"/>
          <w:color w:val="000000"/>
        </w:rPr>
        <w:t>manipulation</w:t>
      </w:r>
      <w:r w:rsidR="001435B5"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 xml:space="preserve">of the feedbacks that shape resilience changes stability landscapes in predictable ways, but (H3.2): interannual variation in </w:t>
      </w:r>
      <w:r w:rsidR="001435B5">
        <w:rPr>
          <w:rFonts w:ascii="Times New Roman" w:eastAsia="Times New Roman" w:hAnsi="Times New Roman" w:cs="Times New Roman"/>
          <w:color w:val="000000"/>
        </w:rPr>
        <w:t>weather conditions</w:t>
      </w:r>
      <w:r w:rsidR="001435B5"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generates a similar magnitude of change to manipulations.</w:t>
      </w:r>
    </w:p>
    <w:p w14:paraId="0000000D" w14:textId="184DA430"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 xml:space="preserve">While it may seem intuitive that environmental conditions affect stability landscapes, prevailing theoretical models lack feedbacks between </w:t>
      </w:r>
      <w:commentRangeStart w:id="60"/>
      <w:r w:rsidRPr="00D530A4">
        <w:rPr>
          <w:rFonts w:ascii="Times New Roman" w:eastAsia="Times New Roman" w:hAnsi="Times New Roman" w:cs="Times New Roman"/>
        </w:rPr>
        <w:t>environmental variation and ecosystem structure</w:t>
      </w:r>
      <w:r w:rsidRPr="00D530A4">
        <w:rPr>
          <w:rFonts w:ascii="Times New Roman" w:eastAsia="Times New Roman" w:hAnsi="Times New Roman" w:cs="Times New Roman"/>
          <w:vertAlign w:val="superscript"/>
        </w:rPr>
        <w:t>9,18,20</w:t>
      </w:r>
      <w:commentRangeEnd w:id="60"/>
      <w:r w:rsidR="003027E2" w:rsidRPr="00D530A4">
        <w:rPr>
          <w:rStyle w:val="CommentReference"/>
          <w:rFonts w:ascii="Times New Roman" w:eastAsia="Times New Roman" w:hAnsi="Times New Roman" w:cs="Times New Roman"/>
          <w:sz w:val="24"/>
          <w:szCs w:val="24"/>
        </w:rPr>
        <w:commentReference w:id="60"/>
      </w:r>
      <w:r w:rsidRPr="00D530A4">
        <w:rPr>
          <w:rFonts w:ascii="Times New Roman" w:eastAsia="Times New Roman" w:hAnsi="Times New Roman" w:cs="Times New Roman"/>
        </w:rPr>
        <w:t xml:space="preserve">. </w:t>
      </w:r>
      <w:r w:rsidR="007F799C" w:rsidRPr="007F799C">
        <w:rPr>
          <w:rFonts w:ascii="Times New Roman" w:eastAsia="Times New Roman" w:hAnsi="Times New Roman" w:cs="Times New Roman"/>
        </w:rPr>
        <w:t xml:space="preserve">Quantifying when and why landscape structure changes will therefore help resolve how environmental variability modifies the location of equilibria, basin boundaries, and the strength of resilience. Determining whether such changes are synchronized among ecosystems will further reveal the extent to which resilience is governed by shared regional forcing versus ecosystem-specific dynamics. </w:t>
      </w:r>
      <w:r w:rsidRPr="00D530A4">
        <w:rPr>
          <w:rFonts w:ascii="Times New Roman" w:eastAsia="Times New Roman" w:hAnsi="Times New Roman" w:cs="Times New Roman"/>
        </w:rPr>
        <w:t xml:space="preserve"> </w:t>
      </w:r>
    </w:p>
    <w:p w14:paraId="66227639" w14:textId="36B7940A" w:rsidR="007F799C" w:rsidRPr="00C03BA0" w:rsidDel="00297799" w:rsidRDefault="00DC0722" w:rsidP="00C03BA0">
      <w:pPr>
        <w:widowControl w:val="0"/>
        <w:spacing w:after="120" w:line="240" w:lineRule="auto"/>
        <w:rPr>
          <w:del w:id="61" w:author="Jonathan Walter" w:date="2026-10-15T13:26:00Z" w16du:dateUtc="2026-10-15T20:26:00Z"/>
          <w:rFonts w:ascii="Times New Roman" w:eastAsia="Times New Roman" w:hAnsi="Times New Roman" w:cs="Times New Roman"/>
        </w:rPr>
      </w:pPr>
      <w:r w:rsidRPr="00D530A4">
        <w:rPr>
          <w:rFonts w:ascii="Times New Roman" w:eastAsia="Times New Roman" w:hAnsi="Times New Roman" w:cs="Times New Roman"/>
          <w:b/>
          <w:bCs/>
        </w:rPr>
        <w:t>Background</w:t>
      </w:r>
      <w:r w:rsidR="00C03BA0">
        <w:rPr>
          <w:rFonts w:ascii="Times New Roman" w:eastAsia="Times New Roman" w:hAnsi="Times New Roman" w:cs="Times New Roman"/>
          <w:b/>
          <w:bCs/>
        </w:rPr>
        <w:t xml:space="preserve">: </w:t>
      </w:r>
      <w:r w:rsidR="007F799C" w:rsidRPr="007F799C">
        <w:rPr>
          <w:rFonts w:ascii="Times New Roman" w:eastAsia="Times New Roman" w:hAnsi="Times New Roman" w:cs="Times New Roman"/>
        </w:rPr>
        <w:t xml:space="preserve">A popular means of conceptualizing ecosystem stability and resilience is the “ball-and-cup diagram” (Figure 1), where a ball representing the system state rests on a surface, the stability landscape. Locally low points indicate stable equilibria in a basin of attraction and peaks mark thresholds (unstable equilibria) separating basins. </w:t>
      </w:r>
      <w:r w:rsidR="00AC0731" w:rsidRPr="00AC0731">
        <w:rPr>
          <w:rFonts w:ascii="Times New Roman" w:eastAsia="Times New Roman" w:hAnsi="Times New Roman" w:cs="Times New Roman"/>
        </w:rPr>
        <w:t xml:space="preserve">Perturbations displace the system from equilibrium; within a basin, the system tends to return toward its stable equilibrium, whereas crossing a threshold causes transition toward an alternative state. The geometry of the landscape therefore captures multiple dimensions of resilience: basin width </w:t>
      </w:r>
      <w:ins w:id="62" w:author="Grace Wilkinson" w:date="2026-10-18T19:02:00Z" w16du:dateUtc="2026-10-19T00:02:00Z">
        <w:r w:rsidR="00C55D47">
          <w:rPr>
            <w:rFonts w:ascii="Times New Roman" w:eastAsia="Times New Roman" w:hAnsi="Times New Roman" w:cs="Times New Roman"/>
          </w:rPr>
          <w:t xml:space="preserve">and depth </w:t>
        </w:r>
      </w:ins>
      <w:r w:rsidR="00AC0731" w:rsidRPr="00AC0731">
        <w:rPr>
          <w:rFonts w:ascii="Times New Roman" w:eastAsia="Times New Roman" w:hAnsi="Times New Roman" w:cs="Times New Roman"/>
        </w:rPr>
        <w:t>reflect</w:t>
      </w:r>
      <w:del w:id="63" w:author="Grace Wilkinson" w:date="2026-10-18T19:02:00Z" w16du:dateUtc="2026-10-19T00:02:00Z">
        <w:r w:rsidR="00AC0731" w:rsidRPr="00AC0731" w:rsidDel="00C55D47">
          <w:rPr>
            <w:rFonts w:ascii="Times New Roman" w:eastAsia="Times New Roman" w:hAnsi="Times New Roman" w:cs="Times New Roman"/>
          </w:rPr>
          <w:delText>s</w:delText>
        </w:r>
      </w:del>
      <w:r w:rsidR="00AC0731" w:rsidRPr="00AC0731">
        <w:rPr>
          <w:rFonts w:ascii="Times New Roman" w:eastAsia="Times New Roman" w:hAnsi="Times New Roman" w:cs="Times New Roman"/>
        </w:rPr>
        <w:t xml:space="preserve"> the magnitude of perturbation required to cross a threshold, while basin steepness influences the rate of return toward equilibrium.</w:t>
      </w:r>
      <w:r w:rsidR="00AC0731">
        <w:rPr>
          <w:rFonts w:ascii="Times New Roman" w:eastAsia="Times New Roman" w:hAnsi="Times New Roman" w:cs="Times New Roman"/>
        </w:rPr>
        <w:t xml:space="preserve"> </w:t>
      </w:r>
      <w:r w:rsidR="007F799C" w:rsidRPr="007F799C">
        <w:rPr>
          <w:rFonts w:ascii="Times New Roman" w:hAnsi="Times New Roman" w:cs="Times New Roman"/>
        </w:rPr>
        <w:t>Crucially, the ball-and-cup diagram is not merely metaphorical</w:t>
      </w:r>
      <w:r w:rsidR="00AC0731">
        <w:rPr>
          <w:rFonts w:ascii="Times New Roman" w:hAnsi="Times New Roman" w:cs="Times New Roman"/>
        </w:rPr>
        <w:t>.</w:t>
      </w:r>
      <w:r w:rsidR="00AC0731" w:rsidRPr="00AC0731">
        <w:t xml:space="preserve"> </w:t>
      </w:r>
      <w:r w:rsidR="00AC0731" w:rsidRPr="00AC0731">
        <w:rPr>
          <w:rFonts w:ascii="Times New Roman" w:hAnsi="Times New Roman" w:cs="Times New Roman"/>
        </w:rPr>
        <w:t xml:space="preserve">A stability landscape can be reconstructed mathematically </w:t>
      </w:r>
      <w:r w:rsidR="00297799">
        <w:rPr>
          <w:rFonts w:ascii="Times New Roman" w:hAnsi="Times New Roman" w:cs="Times New Roman"/>
        </w:rPr>
        <w:t>because it corresponds to</w:t>
      </w:r>
      <w:r w:rsidR="00AC0731" w:rsidRPr="00AC0731">
        <w:rPr>
          <w:rFonts w:ascii="Times New Roman" w:hAnsi="Times New Roman" w:cs="Times New Roman"/>
        </w:rPr>
        <w:t xml:space="preserve"> the potential function of a dynamical system, or </w:t>
      </w:r>
      <w:r w:rsidR="00297799">
        <w:rPr>
          <w:rFonts w:ascii="Times New Roman" w:hAnsi="Times New Roman" w:cs="Times New Roman"/>
        </w:rPr>
        <w:t>to</w:t>
      </w:r>
      <w:r w:rsidR="00AC0731" w:rsidRPr="00AC0731">
        <w:rPr>
          <w:rFonts w:ascii="Times New Roman" w:hAnsi="Times New Roman" w:cs="Times New Roman"/>
        </w:rPr>
        <w:t xml:space="preserve"> context-appropriate approximations such as the quasi-potential (REF) or effective potential</w:t>
      </w:r>
      <w:r w:rsidR="00AC0731">
        <w:rPr>
          <w:rFonts w:ascii="Times New Roman" w:hAnsi="Times New Roman" w:cs="Times New Roman"/>
        </w:rPr>
        <w:t xml:space="preserve">, </w:t>
      </w:r>
      <w:r w:rsidR="00AC0731" w:rsidRPr="00AC0731">
        <w:rPr>
          <w:rFonts w:ascii="Times New Roman" w:hAnsi="Times New Roman" w:cs="Times New Roman"/>
        </w:rPr>
        <w:t>used here</w:t>
      </w:r>
      <w:r w:rsidR="00AC0731">
        <w:rPr>
          <w:rFonts w:ascii="Times New Roman" w:hAnsi="Times New Roman" w:cs="Times New Roman"/>
        </w:rPr>
        <w:t>.</w:t>
      </w:r>
      <w:r w:rsidR="00C55D47">
        <w:rPr>
          <w:rFonts w:ascii="Times New Roman" w:hAnsi="Times New Roman" w:cs="Times New Roman"/>
        </w:rPr>
        <w:t xml:space="preserve"> </w:t>
      </w:r>
      <w:r w:rsidR="007F799C" w:rsidRPr="007F799C">
        <w:rPr>
          <w:rFonts w:ascii="Times New Roman" w:hAnsi="Times New Roman" w:cs="Times New Roman"/>
        </w:rPr>
        <w:t>As the ball-and-cup heuristic suggests, the potential function determines how fast and in what direction a system will change (i.e., the ball will roll) from any point, in the absence of external perturbation.</w:t>
      </w:r>
      <w:ins w:id="64" w:author="Jonathan Walter" w:date="2026-10-15T13:26:00Z" w16du:dateUtc="2026-10-15T20:26:00Z">
        <w:r w:rsidR="00297799">
          <w:rPr>
            <w:rFonts w:ascii="Times New Roman" w:hAnsi="Times New Roman" w:cs="Times New Roman"/>
          </w:rPr>
          <w:t xml:space="preserve"> </w:t>
        </w:r>
      </w:ins>
    </w:p>
    <w:p w14:paraId="6FC493D6" w14:textId="51238643" w:rsidR="007F799C" w:rsidRDefault="007F799C" w:rsidP="00D530A4">
      <w:pPr>
        <w:widowControl w:val="0"/>
        <w:spacing w:after="120" w:line="240" w:lineRule="auto"/>
        <w:rPr>
          <w:rFonts w:ascii="Times New Roman" w:hAnsi="Times New Roman" w:cs="Times New Roman"/>
        </w:rPr>
      </w:pPr>
      <w:r w:rsidRPr="007F799C">
        <w:rPr>
          <w:rFonts w:ascii="Times New Roman" w:hAnsi="Times New Roman" w:cs="Times New Roman"/>
        </w:rPr>
        <w:t xml:space="preserve">Historically, reconstructing these landscapes has been challenging, requiring extensive data (REFS) or sophisticated model-based analyses (REFS). Consequently, to this point research has mainly focused instead on generic statistical indicators, such as </w:t>
      </w:r>
      <w:r w:rsidR="00C55D47">
        <w:rPr>
          <w:rFonts w:ascii="Times New Roman" w:hAnsi="Times New Roman" w:cs="Times New Roman"/>
        </w:rPr>
        <w:t xml:space="preserve">changes in </w:t>
      </w:r>
      <w:r w:rsidRPr="007F799C">
        <w:rPr>
          <w:rFonts w:ascii="Times New Roman" w:hAnsi="Times New Roman" w:cs="Times New Roman"/>
        </w:rPr>
        <w:t>variance and autocorrelation</w:t>
      </w:r>
      <w:r w:rsidR="00746571">
        <w:rPr>
          <w:rFonts w:ascii="Times New Roman" w:hAnsi="Times New Roman" w:cs="Times New Roman"/>
        </w:rPr>
        <w:t xml:space="preserve"> of a state variable</w:t>
      </w:r>
      <w:r w:rsidR="00C55D47">
        <w:rPr>
          <w:rFonts w:ascii="Times New Roman" w:hAnsi="Times New Roman" w:cs="Times New Roman"/>
        </w:rPr>
        <w:t xml:space="preserve"> over time</w:t>
      </w:r>
      <w:r w:rsidRPr="007F799C">
        <w:rPr>
          <w:rFonts w:ascii="Times New Roman" w:hAnsi="Times New Roman" w:cs="Times New Roman"/>
        </w:rPr>
        <w:t xml:space="preserve">, which are easy to calculate and have theoretical links to ecosystem stability, resilience, and </w:t>
      </w:r>
      <w:r w:rsidRPr="007F799C">
        <w:rPr>
          <w:rFonts w:ascii="Times New Roman" w:hAnsi="Times New Roman" w:cs="Times New Roman"/>
        </w:rPr>
        <w:lastRenderedPageBreak/>
        <w:t xml:space="preserve">state transitions. </w:t>
      </w:r>
      <w:commentRangeStart w:id="65"/>
      <w:commentRangeStart w:id="66"/>
      <w:r w:rsidR="00746571" w:rsidRPr="00746571">
        <w:rPr>
          <w:rFonts w:ascii="Times New Roman" w:hAnsi="Times New Roman" w:cs="Times New Roman"/>
        </w:rPr>
        <w:t xml:space="preserve">These metrics capture </w:t>
      </w:r>
      <w:r w:rsidR="00746571">
        <w:rPr>
          <w:rFonts w:ascii="Times New Roman" w:hAnsi="Times New Roman" w:cs="Times New Roman"/>
        </w:rPr>
        <w:t xml:space="preserve">the </w:t>
      </w:r>
      <w:r w:rsidR="00746571" w:rsidRPr="00746571">
        <w:rPr>
          <w:rFonts w:ascii="Times New Roman" w:hAnsi="Times New Roman" w:cs="Times New Roman"/>
        </w:rPr>
        <w:t>consequences of landscape geometry but not the landscape itself. For example, variance depends on both basin shape and the magnitude of environmental forcing, complicating comparisons among ecosystems, while return rates characterize recovery locally around an equilibrium without identifying basin boundaries or alternative states.</w:t>
      </w:r>
      <w:commentRangeEnd w:id="65"/>
      <w:r w:rsidR="00746571">
        <w:rPr>
          <w:rStyle w:val="CommentReference"/>
          <w:rFonts w:ascii="Times New Roman" w:hAnsi="Times New Roman" w:cs="Times New Roman"/>
          <w:sz w:val="24"/>
          <w:szCs w:val="24"/>
        </w:rPr>
        <w:commentReference w:id="65"/>
      </w:r>
      <w:commentRangeEnd w:id="66"/>
      <w:r w:rsidR="00363B5A">
        <w:rPr>
          <w:rStyle w:val="CommentReference"/>
          <w:rFonts w:ascii="Times New Roman" w:hAnsi="Times New Roman" w:cs="Times New Roman"/>
          <w:sz w:val="24"/>
          <w:szCs w:val="24"/>
        </w:rPr>
        <w:commentReference w:id="66"/>
      </w:r>
      <w:r w:rsidR="00746571">
        <w:rPr>
          <w:rFonts w:ascii="Times New Roman" w:hAnsi="Times New Roman" w:cs="Times New Roman"/>
        </w:rPr>
        <w:t xml:space="preserve"> </w:t>
      </w:r>
    </w:p>
    <w:p w14:paraId="70DD0726" w14:textId="73F4BFDE" w:rsidR="00297799" w:rsidRPr="00D530A4" w:rsidRDefault="00297799" w:rsidP="00D530A4">
      <w:pPr>
        <w:widowControl w:val="0"/>
        <w:spacing w:after="120" w:line="240" w:lineRule="auto"/>
        <w:rPr>
          <w:rFonts w:ascii="Times New Roman" w:eastAsia="Times New Roman" w:hAnsi="Times New Roman" w:cs="Times New Roman"/>
        </w:rPr>
      </w:pPr>
      <w:r w:rsidRPr="00297799">
        <w:rPr>
          <w:rFonts w:ascii="Times New Roman" w:hAnsi="Times New Roman" w:cs="Times New Roman"/>
        </w:rPr>
        <w:t xml:space="preserve">Our stability landscape approach is coherent with other prominent approaches to conceptualizing and quantifying stability and resilience in ecology. </w:t>
      </w:r>
      <w:r>
        <w:rPr>
          <w:rFonts w:ascii="Times New Roman" w:hAnsi="Times New Roman" w:cs="Times New Roman"/>
        </w:rPr>
        <w:t>S</w:t>
      </w:r>
      <w:r w:rsidRPr="00297799">
        <w:rPr>
          <w:rFonts w:ascii="Times New Roman" w:hAnsi="Times New Roman" w:cs="Times New Roman"/>
        </w:rPr>
        <w:t xml:space="preserve">tability has commonly been </w:t>
      </w:r>
      <w:r>
        <w:rPr>
          <w:rFonts w:ascii="Times New Roman" w:hAnsi="Times New Roman" w:cs="Times New Roman"/>
        </w:rPr>
        <w:t xml:space="preserve">understood in terms of the temporal invariance of a system, which in community ecology has often been </w:t>
      </w:r>
      <w:r w:rsidRPr="00297799">
        <w:rPr>
          <w:rFonts w:ascii="Times New Roman" w:hAnsi="Times New Roman" w:cs="Times New Roman"/>
        </w:rPr>
        <w:t xml:space="preserve">quantified </w:t>
      </w:r>
      <w:r>
        <w:rPr>
          <w:rFonts w:ascii="Times New Roman" w:hAnsi="Times New Roman" w:cs="Times New Roman"/>
        </w:rPr>
        <w:t xml:space="preserve">as </w:t>
      </w:r>
      <w:r w:rsidRPr="00297799">
        <w:rPr>
          <w:rFonts w:ascii="Times New Roman" w:hAnsi="Times New Roman" w:cs="Times New Roman"/>
        </w:rPr>
        <w:t xml:space="preserve">1/coefficient of variation in total community biomass or abundance (and indices thereof) (REFS). Assuming equal strengths of external perturbation among systems, systems residing in deeper and more steeply sloped basins of attraction will exhibit lower temporal variance compared with systems residing in shallower, gently sloping basins of attraction. </w:t>
      </w:r>
      <w:r>
        <w:rPr>
          <w:rFonts w:ascii="Times New Roman" w:hAnsi="Times New Roman" w:cs="Times New Roman"/>
        </w:rPr>
        <w:t>Resilience has commonly been understood as a system’s capacity to withstand large perturbations without entering a new basin of attraction (REFS), and/or its ability to return quickly to equilibrium (REFS). From the stability landscape perspective, s</w:t>
      </w:r>
      <w:r w:rsidRPr="00297799">
        <w:rPr>
          <w:rFonts w:ascii="Times New Roman" w:hAnsi="Times New Roman" w:cs="Times New Roman"/>
        </w:rPr>
        <w:t>ystems residing in deeper and more steeply sloped basins of attraction will return to an equilibrium faster than those residing in shallower basis of attraction. Neither of these established approaches, however, can reveal when tipping points have been crossed and so can be misleading when systems shift among multiple basins of attraction.</w:t>
      </w:r>
    </w:p>
    <w:p w14:paraId="00000014" w14:textId="5744C07B"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Recent advances in stability landscape reconstruction have viewed ecosystems as Langevin systems</w:t>
      </w:r>
      <w:r w:rsidRPr="00D530A4">
        <w:rPr>
          <w:rFonts w:ascii="Times New Roman" w:eastAsia="Times New Roman" w:hAnsi="Times New Roman" w:cs="Times New Roman"/>
          <w:vertAlign w:val="superscript"/>
        </w:rPr>
        <w:t>20,25</w:t>
      </w:r>
      <w:r w:rsidRPr="00D530A4">
        <w:rPr>
          <w:rFonts w:ascii="Times New Roman" w:eastAsia="Times New Roman" w:hAnsi="Times New Roman" w:cs="Times New Roman"/>
        </w:rPr>
        <w:t>, i.e., instances of a stochastic differential equation that can be estimated from empirical data. This approach marked a fundamental breakthrough by enabling quantification of stability landscapes without detailed dynamical models. However, early implementations demanded datasets with several thousands of observations, limiting their applicability</w:t>
      </w:r>
      <w:r w:rsidR="00746571">
        <w:rPr>
          <w:rFonts w:ascii="Times New Roman" w:eastAsia="Times New Roman" w:hAnsi="Times New Roman" w:cs="Times New Roman"/>
        </w:rPr>
        <w:t xml:space="preserve">. </w:t>
      </w:r>
      <w:r w:rsidRPr="00D530A4">
        <w:rPr>
          <w:rFonts w:ascii="Times New Roman" w:eastAsia="Times New Roman" w:hAnsi="Times New Roman" w:cs="Times New Roman"/>
        </w:rPr>
        <w:t>Arani et al.</w:t>
      </w:r>
      <w:r w:rsidRPr="00D530A4">
        <w:rPr>
          <w:rFonts w:ascii="Times New Roman" w:eastAsia="Times New Roman" w:hAnsi="Times New Roman" w:cs="Times New Roman"/>
          <w:vertAlign w:val="superscript"/>
        </w:rPr>
        <w:t>21</w:t>
      </w:r>
      <w:r w:rsidRPr="00D530A4">
        <w:rPr>
          <w:rFonts w:ascii="Times New Roman" w:eastAsia="Times New Roman" w:hAnsi="Times New Roman" w:cs="Times New Roman"/>
        </w:rPr>
        <w:t xml:space="preserve"> recently introduced refined methods that dramatically reduce data requirements and can be applied to time series on the order of hundreds of observations</w:t>
      </w:r>
      <w:r w:rsidR="00746571" w:rsidRPr="00746571">
        <w:rPr>
          <w:rFonts w:ascii="Times New Roman" w:eastAsia="Times New Roman" w:hAnsi="Times New Roman" w:cs="Times New Roman"/>
        </w:rPr>
        <w:t xml:space="preserve">, </w:t>
      </w:r>
      <w:r w:rsidR="00746571">
        <w:rPr>
          <w:rFonts w:ascii="Times New Roman" w:eastAsia="Times New Roman" w:hAnsi="Times New Roman" w:cs="Times New Roman"/>
        </w:rPr>
        <w:t>allowing for</w:t>
      </w:r>
      <w:r w:rsidR="00746571" w:rsidRPr="00746571">
        <w:rPr>
          <w:rFonts w:ascii="Times New Roman" w:eastAsia="Times New Roman" w:hAnsi="Times New Roman" w:cs="Times New Roman"/>
        </w:rPr>
        <w:t xml:space="preserve"> </w:t>
      </w:r>
      <w:r w:rsidR="00746571">
        <w:rPr>
          <w:rFonts w:ascii="Times New Roman" w:eastAsia="Times New Roman" w:hAnsi="Times New Roman" w:cs="Times New Roman"/>
        </w:rPr>
        <w:t xml:space="preserve">stability </w:t>
      </w:r>
      <w:r w:rsidR="00746571" w:rsidRPr="00746571">
        <w:rPr>
          <w:rFonts w:ascii="Times New Roman" w:eastAsia="Times New Roman" w:hAnsi="Times New Roman" w:cs="Times New Roman"/>
        </w:rPr>
        <w:t xml:space="preserve">landscape reconstruction </w:t>
      </w:r>
      <w:r w:rsidR="00746571">
        <w:rPr>
          <w:rFonts w:ascii="Times New Roman" w:eastAsia="Times New Roman" w:hAnsi="Times New Roman" w:cs="Times New Roman"/>
        </w:rPr>
        <w:t xml:space="preserve">from </w:t>
      </w:r>
      <w:r w:rsidR="00746571" w:rsidRPr="00746571">
        <w:rPr>
          <w:rFonts w:ascii="Times New Roman" w:eastAsia="Times New Roman" w:hAnsi="Times New Roman" w:cs="Times New Roman"/>
        </w:rPr>
        <w:t>many long-term ecological datasets. This advance creates a new opportunity t</w:t>
      </w:r>
      <w:r w:rsidR="00B56A94">
        <w:rPr>
          <w:rFonts w:ascii="Times New Roman" w:eastAsia="Times New Roman" w:hAnsi="Times New Roman" w:cs="Times New Roman"/>
        </w:rPr>
        <w:t>o</w:t>
      </w:r>
      <w:r w:rsidR="00746571" w:rsidRPr="00746571">
        <w:rPr>
          <w:rFonts w:ascii="Times New Roman" w:eastAsia="Times New Roman" w:hAnsi="Times New Roman" w:cs="Times New Roman"/>
        </w:rPr>
        <w:t xml:space="preserve"> test how the underlying dynamical structure of ecosystems varies across space and through time, including shifts in equilibrium locations, thresholds, and basin geometry.</w:t>
      </w:r>
      <w:r w:rsidR="00746571">
        <w:rPr>
          <w:rFonts w:ascii="Times New Roman" w:eastAsia="Times New Roman" w:hAnsi="Times New Roman" w:cs="Times New Roman"/>
        </w:rPr>
        <w:t xml:space="preserve">  </w:t>
      </w:r>
    </w:p>
    <w:p w14:paraId="1EBE1FC3" w14:textId="688F60ED" w:rsidR="00806A1B" w:rsidRPr="00806A1B" w:rsidRDefault="00C55D47" w:rsidP="0023036A">
      <w:pPr>
        <w:widowControl w:val="0"/>
        <w:spacing w:after="120" w:line="240" w:lineRule="auto"/>
        <w:rPr>
          <w:rFonts w:ascii="Times New Roman" w:eastAsia="Times New Roman" w:hAnsi="Times New Roman" w:cs="Times New Roman"/>
          <w:lang w:val="en-US"/>
        </w:rPr>
      </w:pPr>
      <w:r>
        <w:rPr>
          <w:rFonts w:ascii="Times New Roman" w:eastAsia="Times New Roman" w:hAnsi="Times New Roman" w:cs="Times New Roman"/>
          <w:b/>
          <w:bCs/>
          <w:i/>
          <w:iCs/>
        </w:rPr>
        <w:t>Factors Influence the</w:t>
      </w:r>
      <w:r w:rsidR="00DC0722" w:rsidRPr="00D530A4">
        <w:rPr>
          <w:rFonts w:ascii="Times New Roman" w:eastAsia="Times New Roman" w:hAnsi="Times New Roman" w:cs="Times New Roman"/>
          <w:b/>
          <w:bCs/>
          <w:i/>
          <w:iCs/>
        </w:rPr>
        <w:t xml:space="preserve"> </w:t>
      </w:r>
      <w:r>
        <w:rPr>
          <w:rFonts w:ascii="Times New Roman" w:eastAsia="Times New Roman" w:hAnsi="Times New Roman" w:cs="Times New Roman"/>
          <w:b/>
          <w:bCs/>
          <w:i/>
          <w:iCs/>
        </w:rPr>
        <w:t xml:space="preserve">Productivity </w:t>
      </w:r>
      <w:r w:rsidR="00DC0722" w:rsidRPr="00D530A4">
        <w:rPr>
          <w:rFonts w:ascii="Times New Roman" w:eastAsia="Times New Roman" w:hAnsi="Times New Roman" w:cs="Times New Roman"/>
          <w:b/>
          <w:bCs/>
          <w:i/>
          <w:iCs/>
        </w:rPr>
        <w:t>Stability</w:t>
      </w:r>
      <w:r>
        <w:rPr>
          <w:rFonts w:ascii="Times New Roman" w:eastAsia="Times New Roman" w:hAnsi="Times New Roman" w:cs="Times New Roman"/>
          <w:b/>
          <w:bCs/>
          <w:i/>
          <w:iCs/>
        </w:rPr>
        <w:t xml:space="preserve"> Landscape:</w:t>
      </w:r>
      <w:r w:rsidR="00DC0722" w:rsidRPr="00D530A4">
        <w:rPr>
          <w:rFonts w:ascii="Times New Roman" w:eastAsia="Times New Roman" w:hAnsi="Times New Roman" w:cs="Times New Roman"/>
          <w:b/>
          <w:bCs/>
          <w:i/>
          <w:iCs/>
        </w:rPr>
        <w:t xml:space="preserve"> </w:t>
      </w:r>
      <w:r w:rsidR="00AF6CFC">
        <w:rPr>
          <w:rFonts w:ascii="Times New Roman" w:eastAsia="Times New Roman" w:hAnsi="Times New Roman" w:cs="Times New Roman"/>
        </w:rPr>
        <w:t>Metabolism</w:t>
      </w:r>
      <w:r w:rsidR="00DC0722" w:rsidRPr="00D530A4">
        <w:rPr>
          <w:rFonts w:ascii="Times New Roman" w:eastAsia="Times New Roman" w:hAnsi="Times New Roman" w:cs="Times New Roman"/>
        </w:rPr>
        <w:t xml:space="preserve"> is a fundamental ecosystem function that regulates carbon balance and supports food web</w:t>
      </w:r>
      <w:r w:rsidR="008166EC">
        <w:rPr>
          <w:rFonts w:ascii="Times New Roman" w:eastAsia="Times New Roman" w:hAnsi="Times New Roman" w:cs="Times New Roman"/>
        </w:rPr>
        <w:t xml:space="preserve">s </w:t>
      </w:r>
      <w:r w:rsidR="008166EC">
        <w:rPr>
          <w:rFonts w:ascii="Times New Roman" w:eastAsia="Times New Roman" w:hAnsi="Times New Roman" w:cs="Times New Roman"/>
        </w:rPr>
        <w:fldChar w:fldCharType="begin"/>
      </w:r>
      <w:r w:rsidR="008166EC">
        <w:rPr>
          <w:rFonts w:ascii="Times New Roman" w:eastAsia="Times New Roman" w:hAnsi="Times New Roman" w:cs="Times New Roman"/>
        </w:rPr>
        <w:instrText xml:space="preserve"> ADDIN ZOTERO_ITEM CSL_CITATION {"citationID":"MyuVxLeN","properties":{"unsorted":false,"formattedCitation":"(Staehr et al. 2012)","plainCitation":"(Staehr et al. 2012)","noteIndex":0},"citationItems":[{"id":1978,"uris":["http://zotero.org/groups/2418348/items/KCMRDMR5"],"itemData":{"id":1978,"type":"article-journal","abstract":"&lt;p&gt;Seasonal changes in rates of gross primary production (GPP), net ecosystem production (NEP), and respiration (R) were determined from frequent automated profiles of dissolved oxygen (DO) and temperature in a clear-water polymictic lake. Metabolic rate calculations were made using a method that integrates rates across the entire depth profile and includes DO exchange between depth layers driven by mixed-layer deepening and eddy diffusivity. During full mixing, NEP was close to zero throughout the water column, and GPP and R were reduced 2&amp;ndash;10 times compared to stratified periods. When present, the metalimnion contributed 21 % and 27 % to whole-lake areal rates of GPP and R, respectively. Net autotrophy prevailed in the epilimnion (NEP = 11 +-&amp;nbsp; 14 mmol O2 m-3 d-1 ; mean +- SD) compared to balanced production in the metalimnion (NEP = 2 +- 19 mmol O2 m-3 d-1 ) and net heterotrophic conditions in hypolimnic waters (NEP = -15 +- 24 mmol O2 m-3 d-1 ). Positive NEP occurred in the metalimnion during periods when the photic depth extended below the mixed-layer depth. Although the single-sonde method estimated higher areal GPP (19 % ) and R (14 % ) compared to the two depth-integrated approaches, differences were not significant. During stratification, daily variability in epilimnetic DO was dominated by metabolism (46 % ) and air&amp;ndash;water gas exchange (44 % ). Fluxes related to mixed-layer deepening dominated in meta- and hypolimnic waters (49 % and 64 % ), while eddy diffusion (1 % and 14 % ) was less important. Although air&amp;ndash;water gas exchange rates differed among the three formulations of gas-transfer velocity, this had no significant effect on metabolic rates.&lt;/p&gt;","container-title":"Limnology and Oceanography","DOI":"10.4319/lo.2012.57.5.1317","issue":"5","license":"732768","page":"1317–1330","title":"Ecosystem metabolism in a stratified lake","title-short":"Limnol. Oceanogr.","volume":"57","author":[{"family":"Staehr","given":"Peter A."},{"family":"Christensen","given":"Jesper P. A."},{"family":"Batt","given":"Ryan D."},{"family":"Read","given":"Jordan S."}],"issued":{"date-parts":[["2012"]]}}}],"schema":"https://github.com/citation-style-language/schema/raw/master/csl-citation.json"} </w:instrText>
      </w:r>
      <w:r w:rsidR="008166EC">
        <w:rPr>
          <w:rFonts w:ascii="Times New Roman" w:eastAsia="Times New Roman" w:hAnsi="Times New Roman" w:cs="Times New Roman"/>
        </w:rPr>
        <w:fldChar w:fldCharType="separate"/>
      </w:r>
      <w:r w:rsidR="008166EC" w:rsidRPr="008166EC">
        <w:rPr>
          <w:rFonts w:ascii="Times New Roman" w:hAnsi="Times New Roman" w:cs="Times New Roman"/>
        </w:rPr>
        <w:t>(Staehr et al. 2012)</w:t>
      </w:r>
      <w:r w:rsidR="008166EC">
        <w:rPr>
          <w:rFonts w:ascii="Times New Roman" w:eastAsia="Times New Roman" w:hAnsi="Times New Roman" w:cs="Times New Roman"/>
        </w:rPr>
        <w:fldChar w:fldCharType="end"/>
      </w:r>
      <w:r w:rsidR="00DC0722" w:rsidRPr="00D530A4">
        <w:rPr>
          <w:rFonts w:ascii="Times New Roman" w:eastAsia="Times New Roman" w:hAnsi="Times New Roman" w:cs="Times New Roman"/>
        </w:rPr>
        <w:t>.</w:t>
      </w:r>
      <w:r w:rsidR="00190CE3">
        <w:rPr>
          <w:rFonts w:ascii="Times New Roman" w:eastAsia="Times New Roman" w:hAnsi="Times New Roman" w:cs="Times New Roman"/>
        </w:rPr>
        <w:t xml:space="preserve"> </w:t>
      </w:r>
      <w:r w:rsidR="00806A1B">
        <w:rPr>
          <w:rFonts w:ascii="Times New Roman" w:eastAsia="Times New Roman" w:hAnsi="Times New Roman" w:cs="Times New Roman"/>
        </w:rPr>
        <w:t xml:space="preserve">From a high frequency time series of dissolved oxygen concentrations, gross primary production (GPP), ecosystem respiration (ER), and net ecosystem production (NEP) can be estimated at a daily time step. </w:t>
      </w:r>
      <w:r w:rsidR="00DC0722" w:rsidRPr="00D530A4">
        <w:rPr>
          <w:rFonts w:ascii="Times New Roman" w:eastAsia="Times New Roman" w:hAnsi="Times New Roman" w:cs="Times New Roman"/>
        </w:rPr>
        <w:t xml:space="preserve">In lakes, multiple stable equilibria </w:t>
      </w:r>
      <w:r>
        <w:rPr>
          <w:rFonts w:ascii="Times New Roman" w:eastAsia="Times New Roman" w:hAnsi="Times New Roman" w:cs="Times New Roman"/>
        </w:rPr>
        <w:t xml:space="preserve">in productivity can </w:t>
      </w:r>
      <w:r w:rsidR="00DC0722" w:rsidRPr="00D530A4">
        <w:rPr>
          <w:rFonts w:ascii="Times New Roman" w:eastAsia="Times New Roman" w:hAnsi="Times New Roman" w:cs="Times New Roman"/>
        </w:rPr>
        <w:t>emerge from the feedbacks between nutrients, light availability, and food web structure</w:t>
      </w:r>
      <w:r w:rsidR="00DC0722" w:rsidRPr="00D530A4">
        <w:rPr>
          <w:rFonts w:ascii="Times New Roman" w:eastAsia="Times New Roman" w:hAnsi="Times New Roman" w:cs="Times New Roman"/>
          <w:vertAlign w:val="superscript"/>
        </w:rPr>
        <w:t>27</w:t>
      </w:r>
      <w:r w:rsidR="00DC0722" w:rsidRPr="00D530A4">
        <w:rPr>
          <w:rFonts w:ascii="Times New Roman" w:eastAsia="Times New Roman" w:hAnsi="Times New Roman" w:cs="Times New Roman"/>
        </w:rPr>
        <w:t>. For example, a lake may persist in a low-productivity, clear water state</w:t>
      </w:r>
      <w:r w:rsidR="00806A1B">
        <w:rPr>
          <w:rFonts w:ascii="Times New Roman" w:eastAsia="Times New Roman" w:hAnsi="Times New Roman" w:cs="Times New Roman"/>
        </w:rPr>
        <w:t xml:space="preserve"> (i.e., low GPP, near zero or negative NEP)</w:t>
      </w:r>
      <w:r w:rsidR="00DC0722" w:rsidRPr="00D530A4">
        <w:rPr>
          <w:rFonts w:ascii="Times New Roman" w:eastAsia="Times New Roman" w:hAnsi="Times New Roman" w:cs="Times New Roman"/>
        </w:rPr>
        <w:t xml:space="preserve"> stabilized by efficient grazing and low nutrient recycling or a high-productivity, turbid state</w:t>
      </w:r>
      <w:r w:rsidR="00806A1B">
        <w:rPr>
          <w:rFonts w:ascii="Times New Roman" w:eastAsia="Times New Roman" w:hAnsi="Times New Roman" w:cs="Times New Roman"/>
        </w:rPr>
        <w:t xml:space="preserve"> (i.e., high GPP, positive NEP)</w:t>
      </w:r>
      <w:r w:rsidR="00DC0722" w:rsidRPr="00D530A4">
        <w:rPr>
          <w:rFonts w:ascii="Times New Roman" w:eastAsia="Times New Roman" w:hAnsi="Times New Roman" w:cs="Times New Roman"/>
        </w:rPr>
        <w:t xml:space="preserve"> reinforced by internal nutrient cycling and </w:t>
      </w:r>
      <w:r w:rsidR="00806A1B">
        <w:rPr>
          <w:rFonts w:ascii="Times New Roman" w:eastAsia="Times New Roman" w:hAnsi="Times New Roman" w:cs="Times New Roman"/>
        </w:rPr>
        <w:t>low</w:t>
      </w:r>
      <w:r w:rsidR="00DC0722" w:rsidRPr="00D530A4">
        <w:rPr>
          <w:rFonts w:ascii="Times New Roman" w:eastAsia="Times New Roman" w:hAnsi="Times New Roman" w:cs="Times New Roman"/>
        </w:rPr>
        <w:t xml:space="preserve"> grazing</w:t>
      </w:r>
      <w:r w:rsidR="00806A1B">
        <w:rPr>
          <w:rFonts w:ascii="Times New Roman" w:eastAsia="Times New Roman" w:hAnsi="Times New Roman" w:cs="Times New Roman"/>
        </w:rPr>
        <w:t xml:space="preserve"> pressure</w:t>
      </w:r>
      <w:r w:rsidR="00DC0722" w:rsidRPr="00D530A4">
        <w:rPr>
          <w:rFonts w:ascii="Times New Roman" w:eastAsia="Times New Roman" w:hAnsi="Times New Roman" w:cs="Times New Roman"/>
          <w:vertAlign w:val="superscript"/>
        </w:rPr>
        <w:t>3,28</w:t>
      </w:r>
      <w:r w:rsidR="00DC0722" w:rsidRPr="00D530A4">
        <w:rPr>
          <w:rFonts w:ascii="Times New Roman" w:eastAsia="Times New Roman" w:hAnsi="Times New Roman" w:cs="Times New Roman"/>
        </w:rPr>
        <w:t xml:space="preserve">. </w:t>
      </w:r>
    </w:p>
    <w:p w14:paraId="1D9C0A8B" w14:textId="7C7E7C9C" w:rsidR="00DB2399" w:rsidRDefault="00806A1B" w:rsidP="0023036A">
      <w:pPr>
        <w:widowControl w:val="0"/>
        <w:spacing w:after="120" w:line="240" w:lineRule="auto"/>
        <w:rPr>
          <w:rFonts w:ascii="Times New Roman" w:eastAsia="Times New Roman" w:hAnsi="Times New Roman" w:cs="Times New Roman"/>
        </w:rPr>
      </w:pPr>
      <w:r>
        <w:rPr>
          <w:rFonts w:ascii="Times New Roman" w:eastAsia="Times New Roman" w:hAnsi="Times New Roman" w:cs="Times New Roman"/>
        </w:rPr>
        <w:t>Changes in these feedbacks</w:t>
      </w:r>
      <w:r w:rsidR="00190CE3" w:rsidRPr="00190CE3">
        <w:rPr>
          <w:rFonts w:ascii="Times New Roman" w:eastAsia="Times New Roman" w:hAnsi="Times New Roman" w:cs="Times New Roman"/>
        </w:rPr>
        <w:t xml:space="preserve"> can be understood in terms of variables operating on different timescales. Relatively slow-changing variables, such as light attenuation from </w:t>
      </w:r>
      <w:r w:rsidR="00190CE3">
        <w:rPr>
          <w:rFonts w:ascii="Times New Roman" w:eastAsia="Times New Roman" w:hAnsi="Times New Roman" w:cs="Times New Roman"/>
        </w:rPr>
        <w:t xml:space="preserve">terrestrial </w:t>
      </w:r>
      <w:r w:rsidR="00190CE3" w:rsidRPr="00190CE3">
        <w:rPr>
          <w:rFonts w:ascii="Times New Roman" w:eastAsia="Times New Roman" w:hAnsi="Times New Roman" w:cs="Times New Roman"/>
        </w:rPr>
        <w:t xml:space="preserve">dissolved organic </w:t>
      </w:r>
      <w:r w:rsidR="00190CE3">
        <w:rPr>
          <w:rFonts w:ascii="Times New Roman" w:eastAsia="Times New Roman" w:hAnsi="Times New Roman" w:cs="Times New Roman"/>
        </w:rPr>
        <w:t xml:space="preserve">carbon (DOC) </w:t>
      </w:r>
      <w:r w:rsidR="00190CE3" w:rsidRPr="00190CE3">
        <w:rPr>
          <w:rFonts w:ascii="Times New Roman" w:eastAsia="Times New Roman" w:hAnsi="Times New Roman" w:cs="Times New Roman"/>
        </w:rPr>
        <w:t>and food</w:t>
      </w:r>
      <w:r w:rsidR="00190CE3">
        <w:rPr>
          <w:rFonts w:ascii="Times New Roman" w:eastAsia="Times New Roman" w:hAnsi="Times New Roman" w:cs="Times New Roman"/>
        </w:rPr>
        <w:t xml:space="preserve"> </w:t>
      </w:r>
      <w:r w:rsidR="00190CE3" w:rsidRPr="00190CE3">
        <w:rPr>
          <w:rFonts w:ascii="Times New Roman" w:eastAsia="Times New Roman" w:hAnsi="Times New Roman" w:cs="Times New Roman"/>
        </w:rPr>
        <w:t>web structure, may vary among years but are comparatively stable within a growing season; these variables help determine the geometry of the stability landscape itself. In contrast, fast</w:t>
      </w:r>
      <w:r w:rsidR="00190CE3">
        <w:rPr>
          <w:rFonts w:ascii="Times New Roman" w:eastAsia="Times New Roman" w:hAnsi="Times New Roman" w:cs="Times New Roman"/>
        </w:rPr>
        <w:t>-</w:t>
      </w:r>
      <w:r w:rsidR="00190CE3" w:rsidRPr="00190CE3">
        <w:rPr>
          <w:rFonts w:ascii="Times New Roman" w:eastAsia="Times New Roman" w:hAnsi="Times New Roman" w:cs="Times New Roman"/>
        </w:rPr>
        <w:t xml:space="preserve">changing variables such as nutrient availability and </w:t>
      </w:r>
      <w:r w:rsidR="00190CE3">
        <w:rPr>
          <w:rFonts w:ascii="Times New Roman" w:eastAsia="Times New Roman" w:hAnsi="Times New Roman" w:cs="Times New Roman"/>
        </w:rPr>
        <w:t xml:space="preserve">water </w:t>
      </w:r>
      <w:r w:rsidR="00190CE3" w:rsidRPr="00190CE3">
        <w:rPr>
          <w:rFonts w:ascii="Times New Roman" w:eastAsia="Times New Roman" w:hAnsi="Times New Roman" w:cs="Times New Roman"/>
        </w:rPr>
        <w:t>temperature can vary substantially within a season and primarily alter ecosystem state, moving primary production across the stability landscape.</w:t>
      </w:r>
      <w:r w:rsidR="0021034E">
        <w:rPr>
          <w:rFonts w:ascii="Times New Roman" w:eastAsia="Times New Roman" w:hAnsi="Times New Roman" w:cs="Times New Roman"/>
        </w:rPr>
        <w:t xml:space="preserve"> </w:t>
      </w:r>
      <w:r w:rsidR="0021034E" w:rsidRPr="0023036A">
        <w:rPr>
          <w:rFonts w:ascii="Times New Roman" w:eastAsia="Times New Roman" w:hAnsi="Times New Roman" w:cs="Times New Roman"/>
          <w:lang w:val="en-US"/>
        </w:rPr>
        <w:t xml:space="preserve">This distinction </w:t>
      </w:r>
      <w:r w:rsidR="0021034E">
        <w:rPr>
          <w:rFonts w:ascii="Times New Roman" w:eastAsia="Times New Roman" w:hAnsi="Times New Roman" w:cs="Times New Roman"/>
          <w:lang w:val="en-US"/>
        </w:rPr>
        <w:t xml:space="preserve">between the timescale </w:t>
      </w:r>
      <w:r w:rsidR="0021034E">
        <w:rPr>
          <w:rFonts w:ascii="Times New Roman" w:eastAsia="Times New Roman" w:hAnsi="Times New Roman" w:cs="Times New Roman"/>
          <w:lang w:val="en-US"/>
        </w:rPr>
        <w:lastRenderedPageBreak/>
        <w:t xml:space="preserve">of variables that </w:t>
      </w:r>
      <w:r w:rsidR="0021034E" w:rsidRPr="0023036A">
        <w:rPr>
          <w:rFonts w:ascii="Times New Roman" w:eastAsia="Times New Roman" w:hAnsi="Times New Roman" w:cs="Times New Roman"/>
          <w:lang w:val="en-US"/>
        </w:rPr>
        <w:t>reshape the landscape and those that move the ecosystem across it provides a mechanistic framework for understanding why similar environmental forcing can produce different outcomes across ecosystems or years.</w:t>
      </w:r>
    </w:p>
    <w:p w14:paraId="1470D56B" w14:textId="3D29421E" w:rsidR="00C55D47" w:rsidRDefault="00CD0E87" w:rsidP="0023036A">
      <w:pPr>
        <w:widowControl w:val="0"/>
        <w:spacing w:after="120" w:line="240" w:lineRule="auto"/>
      </w:pPr>
      <w:r w:rsidRPr="00CD0E87">
        <w:rPr>
          <w:rFonts w:ascii="Times New Roman" w:eastAsia="Times New Roman" w:hAnsi="Times New Roman" w:cs="Times New Roman"/>
        </w:rPr>
        <w:t xml:space="preserve">Climate strongly mediates one of the key slow-changing controls on </w:t>
      </w:r>
      <w:r>
        <w:rPr>
          <w:rFonts w:ascii="Times New Roman" w:eastAsia="Times New Roman" w:hAnsi="Times New Roman" w:cs="Times New Roman"/>
        </w:rPr>
        <w:t xml:space="preserve">productivity </w:t>
      </w:r>
      <w:r w:rsidRPr="00CD0E87">
        <w:rPr>
          <w:rFonts w:ascii="Times New Roman" w:eastAsia="Times New Roman" w:hAnsi="Times New Roman" w:cs="Times New Roman"/>
        </w:rPr>
        <w:t>stability landscapes</w:t>
      </w:r>
      <w:r>
        <w:rPr>
          <w:rFonts w:ascii="Times New Roman" w:eastAsia="Times New Roman" w:hAnsi="Times New Roman" w:cs="Times New Roman"/>
        </w:rPr>
        <w:t xml:space="preserve">, </w:t>
      </w:r>
      <w:r w:rsidRPr="00CD0E87">
        <w:rPr>
          <w:rFonts w:ascii="Times New Roman" w:eastAsia="Times New Roman" w:hAnsi="Times New Roman" w:cs="Times New Roman"/>
        </w:rPr>
        <w:t>light attenuation</w:t>
      </w:r>
      <w:r>
        <w:rPr>
          <w:rFonts w:ascii="Times New Roman" w:eastAsia="Times New Roman" w:hAnsi="Times New Roman" w:cs="Times New Roman"/>
        </w:rPr>
        <w:t xml:space="preserve">, </w:t>
      </w:r>
      <w:r w:rsidRPr="00CD0E87">
        <w:rPr>
          <w:rFonts w:ascii="Times New Roman" w:eastAsia="Times New Roman" w:hAnsi="Times New Roman" w:cs="Times New Roman"/>
        </w:rPr>
        <w:t>by regulating connections between lakes and their surrounding landscapes and shaping in-lake physical and chemical conditions from year to year</w:t>
      </w:r>
      <w:r w:rsidR="00DC0722" w:rsidRPr="00D530A4">
        <w:rPr>
          <w:rFonts w:ascii="Times New Roman" w:eastAsia="Times New Roman" w:hAnsi="Times New Roman" w:cs="Times New Roman"/>
          <w:vertAlign w:val="superscript"/>
        </w:rPr>
        <w:t>29,30</w:t>
      </w:r>
      <w:r w:rsidR="00DC0722" w:rsidRPr="00D530A4">
        <w:rPr>
          <w:rFonts w:ascii="Times New Roman" w:eastAsia="Times New Roman" w:hAnsi="Times New Roman" w:cs="Times New Roman"/>
        </w:rPr>
        <w:t>. Variation in precipitation form, timing, and magnitude influences the delivery of terrestrial</w:t>
      </w:r>
      <w:r w:rsidR="00190CE3">
        <w:rPr>
          <w:rFonts w:ascii="Times New Roman" w:eastAsia="Times New Roman" w:hAnsi="Times New Roman" w:cs="Times New Roman"/>
        </w:rPr>
        <w:t xml:space="preserve"> DOC</w:t>
      </w:r>
      <w:r w:rsidR="00DC0722" w:rsidRPr="00D530A4">
        <w:rPr>
          <w:rFonts w:ascii="Times New Roman" w:eastAsia="Times New Roman" w:hAnsi="Times New Roman" w:cs="Times New Roman"/>
        </w:rPr>
        <w:t xml:space="preserve"> to lakes</w:t>
      </w:r>
      <w:r w:rsidR="00DC0722" w:rsidRPr="00D530A4">
        <w:rPr>
          <w:rFonts w:ascii="Times New Roman" w:eastAsia="Times New Roman" w:hAnsi="Times New Roman" w:cs="Times New Roman"/>
          <w:vertAlign w:val="superscript"/>
        </w:rPr>
        <w:t>29,31</w:t>
      </w:r>
      <w:r w:rsidR="00DC0722" w:rsidRPr="00D530A4">
        <w:rPr>
          <w:rFonts w:ascii="Times New Roman" w:eastAsia="Times New Roman" w:hAnsi="Times New Roman" w:cs="Times New Roman"/>
        </w:rPr>
        <w:t>, altering light and nutrient availability for primary production</w:t>
      </w:r>
      <w:r w:rsidR="00DC0722" w:rsidRPr="00D530A4">
        <w:rPr>
          <w:rFonts w:ascii="Times New Roman" w:eastAsia="Times New Roman" w:hAnsi="Times New Roman" w:cs="Times New Roman"/>
          <w:vertAlign w:val="superscript"/>
        </w:rPr>
        <w:t>32,33</w:t>
      </w:r>
      <w:r w:rsidR="00DC0722" w:rsidRPr="00D530A4">
        <w:rPr>
          <w:rFonts w:ascii="Times New Roman" w:eastAsia="Times New Roman" w:hAnsi="Times New Roman" w:cs="Times New Roman"/>
        </w:rPr>
        <w:t xml:space="preserve">. The magnitude of DOC inputs are mediated by relatively time-invariant characteristics such as </w:t>
      </w:r>
      <w:r>
        <w:rPr>
          <w:rFonts w:ascii="Times New Roman" w:eastAsia="Times New Roman" w:hAnsi="Times New Roman" w:cs="Times New Roman"/>
        </w:rPr>
        <w:t>lake</w:t>
      </w:r>
      <w:r w:rsidR="00DC0722" w:rsidRPr="00D530A4">
        <w:rPr>
          <w:rFonts w:ascii="Times New Roman" w:eastAsia="Times New Roman" w:hAnsi="Times New Roman" w:cs="Times New Roman"/>
        </w:rPr>
        <w:t xml:space="preserve"> morphology, hydrologic connectivity, and land use</w:t>
      </w:r>
      <w:r w:rsidR="00DC0722" w:rsidRPr="00D530A4">
        <w:rPr>
          <w:rFonts w:ascii="Times New Roman" w:eastAsia="Times New Roman" w:hAnsi="Times New Roman" w:cs="Times New Roman"/>
          <w:vertAlign w:val="superscript"/>
        </w:rPr>
        <w:t>34,35</w:t>
      </w:r>
      <w:r w:rsidR="00DC0722" w:rsidRPr="00D530A4">
        <w:rPr>
          <w:rFonts w:ascii="Times New Roman" w:eastAsia="Times New Roman" w:hAnsi="Times New Roman" w:cs="Times New Roman"/>
        </w:rPr>
        <w:t>. However, there is evidence that large changes in interannual DOC concentration influence ecosystem metabolism and productivity</w:t>
      </w:r>
      <w:r w:rsidR="00DC0722" w:rsidRPr="00D530A4">
        <w:rPr>
          <w:rFonts w:ascii="Times New Roman" w:eastAsia="Times New Roman" w:hAnsi="Times New Roman" w:cs="Times New Roman"/>
          <w:vertAlign w:val="superscript"/>
        </w:rPr>
        <w:t>35–38</w:t>
      </w:r>
      <w:r w:rsidR="00DC0722" w:rsidRPr="00D530A4">
        <w:rPr>
          <w:rFonts w:ascii="Times New Roman" w:eastAsia="Times New Roman" w:hAnsi="Times New Roman" w:cs="Times New Roman"/>
        </w:rPr>
        <w:t>, and those changes can be synchronous among lakes in a region</w:t>
      </w:r>
      <w:r w:rsidR="00DC0722" w:rsidRPr="00D530A4">
        <w:rPr>
          <w:rFonts w:ascii="Times New Roman" w:eastAsia="Times New Roman" w:hAnsi="Times New Roman" w:cs="Times New Roman"/>
          <w:vertAlign w:val="superscript"/>
        </w:rPr>
        <w:t>29,31,36</w:t>
      </w:r>
      <w:r w:rsidR="00DC0722" w:rsidRPr="00D530A4">
        <w:rPr>
          <w:rFonts w:ascii="Times New Roman" w:eastAsia="Times New Roman" w:hAnsi="Times New Roman" w:cs="Times New Roman"/>
        </w:rPr>
        <w:t xml:space="preserve">. </w:t>
      </w:r>
      <w:r w:rsidR="00DD1932" w:rsidRPr="00DD1932">
        <w:rPr>
          <w:rFonts w:ascii="Times New Roman" w:eastAsia="Times New Roman" w:hAnsi="Times New Roman" w:cs="Times New Roman"/>
        </w:rPr>
        <w:t xml:space="preserve">Because regional climate acts as a shared external driver, it may synchronize year-to-year changes in the </w:t>
      </w:r>
      <w:r w:rsidR="00DD1932">
        <w:rPr>
          <w:rFonts w:ascii="Times New Roman" w:eastAsia="Times New Roman" w:hAnsi="Times New Roman" w:cs="Times New Roman"/>
        </w:rPr>
        <w:t xml:space="preserve">productivity </w:t>
      </w:r>
      <w:r w:rsidR="00DD1932" w:rsidRPr="00DD1932">
        <w:rPr>
          <w:rFonts w:ascii="Times New Roman" w:eastAsia="Times New Roman" w:hAnsi="Times New Roman" w:cs="Times New Roman"/>
        </w:rPr>
        <w:t xml:space="preserve">stability landscapes of </w:t>
      </w:r>
      <w:r w:rsidR="00DD1932">
        <w:rPr>
          <w:rFonts w:ascii="Times New Roman" w:eastAsia="Times New Roman" w:hAnsi="Times New Roman" w:cs="Times New Roman"/>
        </w:rPr>
        <w:t>lakes in a region</w:t>
      </w:r>
      <w:r w:rsidR="00DD1932" w:rsidRPr="00DD1932">
        <w:rPr>
          <w:rFonts w:ascii="Times New Roman" w:eastAsia="Times New Roman" w:hAnsi="Times New Roman" w:cs="Times New Roman"/>
        </w:rPr>
        <w:t>.</w:t>
      </w:r>
      <w:r w:rsidR="00DD1932">
        <w:rPr>
          <w:rFonts w:ascii="Times New Roman" w:eastAsia="Times New Roman" w:hAnsi="Times New Roman" w:cs="Times New Roman"/>
        </w:rPr>
        <w:t xml:space="preserve"> </w:t>
      </w:r>
      <w:r w:rsidR="00DC0722" w:rsidRPr="00D530A4">
        <w:rPr>
          <w:rFonts w:ascii="Times New Roman" w:eastAsia="Times New Roman" w:hAnsi="Times New Roman" w:cs="Times New Roman"/>
        </w:rPr>
        <w:t>Ice phenology provides an additional climatic control in seasonally ice-covered lakes: the timing of ice-off influences the depth and duration of stratification</w:t>
      </w:r>
      <w:r w:rsidR="008D170F">
        <w:rPr>
          <w:rFonts w:ascii="Times New Roman" w:eastAsia="Times New Roman" w:hAnsi="Times New Roman" w:cs="Times New Roman"/>
        </w:rPr>
        <w:t xml:space="preserve"> and photic zone depth (Figure 3)</w:t>
      </w:r>
      <w:r w:rsidR="00DC0722" w:rsidRPr="00D530A4">
        <w:rPr>
          <w:rFonts w:ascii="Times New Roman" w:eastAsia="Times New Roman" w:hAnsi="Times New Roman" w:cs="Times New Roman"/>
        </w:rPr>
        <w:t>, thereby regulating vertical nutrient transport and water temperatures that control productivity</w:t>
      </w:r>
      <w:r>
        <w:rPr>
          <w:rFonts w:ascii="Times New Roman" w:eastAsia="Times New Roman" w:hAnsi="Times New Roman" w:cs="Times New Roman"/>
        </w:rPr>
        <w:t xml:space="preserve"> rates during the ice-free season</w:t>
      </w:r>
      <w:r w:rsidR="00DC0722" w:rsidRPr="00D530A4">
        <w:rPr>
          <w:rFonts w:ascii="Times New Roman" w:eastAsia="Times New Roman" w:hAnsi="Times New Roman" w:cs="Times New Roman"/>
          <w:vertAlign w:val="superscript"/>
        </w:rPr>
        <w:t>39</w:t>
      </w:r>
      <w:r w:rsidR="00DC0722" w:rsidRPr="00D530A4">
        <w:rPr>
          <w:rFonts w:ascii="Times New Roman" w:eastAsia="Times New Roman" w:hAnsi="Times New Roman" w:cs="Times New Roman"/>
        </w:rPr>
        <w:t>.</w:t>
      </w:r>
      <w:r w:rsidR="0023036A" w:rsidRPr="0023036A">
        <w:t xml:space="preserve"> </w:t>
      </w:r>
    </w:p>
    <w:p w14:paraId="55DF51FC" w14:textId="0FAB0D2D" w:rsidR="004E5319" w:rsidRDefault="004E5319" w:rsidP="004E5319">
      <w:pPr>
        <w:widowControl w:val="0"/>
        <w:spacing w:after="120" w:line="240" w:lineRule="auto"/>
        <w:rPr>
          <w:rFonts w:ascii="Times New Roman" w:eastAsia="Times New Roman" w:hAnsi="Times New Roman" w:cs="Times New Roman"/>
        </w:rPr>
      </w:pPr>
      <w:r w:rsidRPr="004E5319">
        <w:rPr>
          <w:rFonts w:ascii="Times New Roman" w:eastAsia="Times New Roman" w:hAnsi="Times New Roman" w:cs="Times New Roman"/>
        </w:rPr>
        <w:t>Food</w:t>
      </w:r>
      <w:r>
        <w:rPr>
          <w:rFonts w:ascii="Times New Roman" w:eastAsia="Times New Roman" w:hAnsi="Times New Roman" w:cs="Times New Roman"/>
        </w:rPr>
        <w:t xml:space="preserve"> </w:t>
      </w:r>
      <w:r w:rsidRPr="004E5319">
        <w:rPr>
          <w:rFonts w:ascii="Times New Roman" w:eastAsia="Times New Roman" w:hAnsi="Times New Roman" w:cs="Times New Roman"/>
        </w:rPr>
        <w:t xml:space="preserve">web structure provides a second slow-changing control on primary production by regulating top-down grazing pressure. Changes in fish abundance or species composition can cascade through zooplankton communities, strengthening or weakening grazing on phytoplankton and thereby altering ecosystem metabolism and </w:t>
      </w:r>
      <w:r>
        <w:rPr>
          <w:rFonts w:ascii="Times New Roman" w:eastAsia="Times New Roman" w:hAnsi="Times New Roman" w:cs="Times New Roman"/>
        </w:rPr>
        <w:t>resilience (Butts et al. 2026, Johnson et al. 2026)</w:t>
      </w:r>
      <w:r w:rsidRPr="004E5319">
        <w:rPr>
          <w:rFonts w:ascii="Times New Roman" w:eastAsia="Times New Roman" w:hAnsi="Times New Roman" w:cs="Times New Roman"/>
        </w:rPr>
        <w:t xml:space="preserve">. These food-web changes may arise through species introductions, invasions, harvest, or natural population cycles, and can persist across years. Previous whole-lake fish manipulations have demonstrated that changes in trophic structure alter grazing pressure and ecosystem metabolism (Batt et al. 2013, Pace et al. 2022) </w:t>
      </w:r>
      <w:r>
        <w:rPr>
          <w:rFonts w:ascii="Times New Roman" w:eastAsia="Times New Roman" w:hAnsi="Times New Roman" w:cs="Times New Roman"/>
        </w:rPr>
        <w:t xml:space="preserve">and invasive species can cause a regime shift (Martin et al. 2022), </w:t>
      </w:r>
      <w:r w:rsidRPr="004E5319">
        <w:rPr>
          <w:rFonts w:ascii="Times New Roman" w:eastAsia="Times New Roman" w:hAnsi="Times New Roman" w:cs="Times New Roman"/>
        </w:rPr>
        <w:t>providing a mechanistic basis for predicting corresponding changes in stability</w:t>
      </w:r>
      <w:r>
        <w:rPr>
          <w:rFonts w:ascii="Times New Roman" w:eastAsia="Times New Roman" w:hAnsi="Times New Roman" w:cs="Times New Roman"/>
        </w:rPr>
        <w:t xml:space="preserve"> </w:t>
      </w:r>
      <w:r w:rsidRPr="004E5319">
        <w:rPr>
          <w:rFonts w:ascii="Times New Roman" w:eastAsia="Times New Roman" w:hAnsi="Times New Roman" w:cs="Times New Roman"/>
        </w:rPr>
        <w:t xml:space="preserve">landscape </w:t>
      </w:r>
      <w:r>
        <w:rPr>
          <w:rFonts w:ascii="Times New Roman" w:eastAsia="Times New Roman" w:hAnsi="Times New Roman" w:cs="Times New Roman"/>
        </w:rPr>
        <w:t>geometry</w:t>
      </w:r>
      <w:r w:rsidRPr="004E5319">
        <w:rPr>
          <w:rFonts w:ascii="Times New Roman" w:eastAsia="Times New Roman" w:hAnsi="Times New Roman" w:cs="Times New Roman"/>
        </w:rPr>
        <w:t>.</w:t>
      </w:r>
    </w:p>
    <w:p w14:paraId="00000017" w14:textId="3FC724E6" w:rsidR="008E0D62" w:rsidRPr="00D530A4" w:rsidRDefault="00DC0722" w:rsidP="007F799C">
      <w:pPr>
        <w:widowControl w:val="0"/>
        <w:spacing w:after="0" w:line="240" w:lineRule="auto"/>
        <w:rPr>
          <w:rFonts w:ascii="Times New Roman" w:eastAsia="Times New Roman" w:hAnsi="Times New Roman" w:cs="Times New Roman"/>
        </w:rPr>
      </w:pPr>
      <w:r w:rsidRPr="00D530A4">
        <w:rPr>
          <w:rFonts w:ascii="Times New Roman" w:eastAsia="Times New Roman" w:hAnsi="Times New Roman" w:cs="Times New Roman"/>
          <w:b/>
          <w:bCs/>
        </w:rPr>
        <w:t>Research Plan</w:t>
      </w:r>
    </w:p>
    <w:p w14:paraId="00000018" w14:textId="06AE8594" w:rsidR="008E0D62"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i/>
          <w:iCs/>
        </w:rPr>
        <w:t>Study System:</w:t>
      </w:r>
      <w:r w:rsidRPr="00D530A4">
        <w:rPr>
          <w:rFonts w:ascii="Times New Roman" w:eastAsia="Times New Roman" w:hAnsi="Times New Roman" w:cs="Times New Roman"/>
        </w:rPr>
        <w:t xml:space="preserve"> </w:t>
      </w:r>
      <w:r w:rsidR="00025680">
        <w:rPr>
          <w:rFonts w:ascii="Times New Roman" w:eastAsia="Times New Roman" w:hAnsi="Times New Roman" w:cs="Times New Roman"/>
        </w:rPr>
        <w:t>W</w:t>
      </w:r>
      <w:r w:rsidRPr="00D530A4">
        <w:rPr>
          <w:rFonts w:ascii="Times New Roman" w:eastAsia="Times New Roman" w:hAnsi="Times New Roman" w:cs="Times New Roman"/>
        </w:rPr>
        <w:t>e will use data from</w:t>
      </w:r>
      <w:r w:rsidR="002C43FD">
        <w:rPr>
          <w:rFonts w:ascii="Times New Roman" w:eastAsia="Times New Roman" w:hAnsi="Times New Roman" w:cs="Times New Roman"/>
        </w:rPr>
        <w:t xml:space="preserve"> 10 lakes total;</w:t>
      </w:r>
      <w:r w:rsidRPr="00D530A4">
        <w:rPr>
          <w:rFonts w:ascii="Times New Roman" w:eastAsia="Times New Roman" w:hAnsi="Times New Roman" w:cs="Times New Roman"/>
        </w:rPr>
        <w:t xml:space="preserve"> </w:t>
      </w:r>
      <w:r w:rsidR="00025680">
        <w:rPr>
          <w:rFonts w:ascii="Times New Roman" w:eastAsia="Times New Roman" w:hAnsi="Times New Roman" w:cs="Times New Roman"/>
        </w:rPr>
        <w:t>five</w:t>
      </w:r>
      <w:r w:rsidRPr="00D530A4">
        <w:rPr>
          <w:rFonts w:ascii="Times New Roman" w:eastAsia="Times New Roman" w:hAnsi="Times New Roman" w:cs="Times New Roman"/>
        </w:rPr>
        <w:t xml:space="preserve"> lakes influenced only by</w:t>
      </w:r>
      <w:r w:rsidR="004E5319">
        <w:rPr>
          <w:rFonts w:ascii="Times New Roman" w:eastAsia="Times New Roman" w:hAnsi="Times New Roman" w:cs="Times New Roman"/>
        </w:rPr>
        <w:t xml:space="preserve"> </w:t>
      </w:r>
      <w:r w:rsidRPr="00D530A4">
        <w:rPr>
          <w:rFonts w:ascii="Times New Roman" w:eastAsia="Times New Roman" w:hAnsi="Times New Roman" w:cs="Times New Roman"/>
        </w:rPr>
        <w:t xml:space="preserve">climate variability and natural shifts in food web structure, and </w:t>
      </w:r>
      <w:r w:rsidR="00025680">
        <w:rPr>
          <w:rFonts w:ascii="Times New Roman" w:eastAsia="Times New Roman" w:hAnsi="Times New Roman" w:cs="Times New Roman"/>
        </w:rPr>
        <w:t>five</w:t>
      </w:r>
      <w:r w:rsidRPr="00D530A4">
        <w:rPr>
          <w:rFonts w:ascii="Times New Roman" w:eastAsia="Times New Roman" w:hAnsi="Times New Roman" w:cs="Times New Roman"/>
        </w:rPr>
        <w:t xml:space="preserve"> lakes that experience the same climate variation but have been directly manipulated to alter food web structure or the physicochemical environment (Figure 2). This combination provides a powerful framework to disentangle the roles of external forcing, internal dynamics, and targeted interventions in shifting stability landscapes. The 1</w:t>
      </w:r>
      <w:r w:rsidR="00E51583">
        <w:rPr>
          <w:rFonts w:ascii="Times New Roman" w:eastAsia="Times New Roman" w:hAnsi="Times New Roman" w:cs="Times New Roman"/>
        </w:rPr>
        <w:t>0</w:t>
      </w:r>
      <w:r w:rsidRPr="00D530A4">
        <w:rPr>
          <w:rFonts w:ascii="Times New Roman" w:eastAsia="Times New Roman" w:hAnsi="Times New Roman" w:cs="Times New Roman"/>
        </w:rPr>
        <w:t xml:space="preserve"> lakes are located within 30 km of each other in the </w:t>
      </w:r>
      <w:r w:rsidR="005E063E">
        <w:rPr>
          <w:rFonts w:ascii="Times New Roman" w:eastAsia="Times New Roman" w:hAnsi="Times New Roman" w:cs="Times New Roman"/>
        </w:rPr>
        <w:t xml:space="preserve">forested </w:t>
      </w:r>
      <w:r w:rsidRPr="00D530A4">
        <w:rPr>
          <w:rFonts w:ascii="Times New Roman" w:eastAsia="Times New Roman" w:hAnsi="Times New Roman" w:cs="Times New Roman"/>
        </w:rPr>
        <w:t xml:space="preserve">Northern Highlands Lake District of Wisconsin and the Upper Peninsula of Michigan, USA. </w:t>
      </w:r>
      <w:r w:rsidR="00E51583" w:rsidRPr="00E51583">
        <w:rPr>
          <w:rFonts w:ascii="Times New Roman" w:eastAsia="Times New Roman" w:hAnsi="Times New Roman" w:cs="Times New Roman"/>
        </w:rPr>
        <w:t>They span substantial variation in lake size, trophic state, and landscape position</w:t>
      </w:r>
      <w:r w:rsidR="00E51583" w:rsidRPr="00E51583">
        <w:rPr>
          <w:rFonts w:ascii="Times New Roman" w:eastAsia="Times New Roman" w:hAnsi="Times New Roman" w:cs="Times New Roman"/>
          <w:vertAlign w:val="superscript"/>
        </w:rPr>
        <w:t>41,42</w:t>
      </w:r>
      <w:r w:rsidR="00E51583">
        <w:rPr>
          <w:rFonts w:ascii="Times New Roman" w:eastAsia="Times New Roman" w:hAnsi="Times New Roman" w:cs="Times New Roman"/>
        </w:rPr>
        <w:t xml:space="preserve">, </w:t>
      </w:r>
      <w:r w:rsidR="00E51583" w:rsidRPr="00E51583">
        <w:rPr>
          <w:rFonts w:ascii="Times New Roman" w:eastAsia="Times New Roman" w:hAnsi="Times New Roman" w:cs="Times New Roman"/>
        </w:rPr>
        <w:t xml:space="preserve">providing contrasts in ecosystem structure and connectivity while holding regional climate and geology relatively constant. </w:t>
      </w:r>
      <w:r w:rsidRPr="00D530A4">
        <w:rPr>
          <w:rFonts w:ascii="Times New Roman" w:eastAsia="Times New Roman" w:hAnsi="Times New Roman" w:cs="Times New Roman"/>
        </w:rPr>
        <w:t>Across three long-term programs</w:t>
      </w:r>
      <w:r w:rsidR="005E063E">
        <w:rPr>
          <w:rFonts w:ascii="Times New Roman" w:eastAsia="Times New Roman" w:hAnsi="Times New Roman" w:cs="Times New Roman"/>
        </w:rPr>
        <w:t xml:space="preserve"> (LTER, NEON, Cascade)</w:t>
      </w:r>
      <w:r w:rsidRPr="00D530A4">
        <w:rPr>
          <w:rFonts w:ascii="Times New Roman" w:eastAsia="Times New Roman" w:hAnsi="Times New Roman" w:cs="Times New Roman"/>
        </w:rPr>
        <w:t>, 14</w:t>
      </w:r>
      <w:r w:rsidR="00F61F65">
        <w:rPr>
          <w:rFonts w:ascii="Times New Roman" w:eastAsia="Times New Roman" w:hAnsi="Times New Roman" w:cs="Times New Roman"/>
        </w:rPr>
        <w:t>5</w:t>
      </w:r>
      <w:r w:rsidRPr="00D530A4">
        <w:rPr>
          <w:rFonts w:ascii="Times New Roman" w:eastAsia="Times New Roman" w:hAnsi="Times New Roman" w:cs="Times New Roman"/>
        </w:rPr>
        <w:t xml:space="preserve"> lake-years of high frequency dissolved oxygen (DO) data have been collected using automated sensors deployed at the deep site in each lake</w:t>
      </w:r>
      <w:r w:rsidRPr="00D530A4">
        <w:rPr>
          <w:rFonts w:ascii="Times New Roman" w:eastAsia="Times New Roman" w:hAnsi="Times New Roman" w:cs="Times New Roman"/>
          <w:vertAlign w:val="superscript"/>
        </w:rPr>
        <w:t>43–50</w:t>
      </w:r>
      <w:r w:rsidRPr="00D530A4">
        <w:rPr>
          <w:rFonts w:ascii="Times New Roman" w:eastAsia="Times New Roman" w:hAnsi="Times New Roman" w:cs="Times New Roman"/>
        </w:rPr>
        <w:t xml:space="preserve"> (Figure 2). Each program also collected supporting meteorological, water chemistry, and community</w:t>
      </w:r>
      <w:r w:rsidR="00025680">
        <w:rPr>
          <w:rFonts w:ascii="Times New Roman" w:eastAsia="Times New Roman" w:hAnsi="Times New Roman" w:cs="Times New Roman"/>
        </w:rPr>
        <w:t xml:space="preserve"> (macrophytes, zooplankton, fish)</w:t>
      </w:r>
      <w:r w:rsidRPr="00D530A4">
        <w:rPr>
          <w:rFonts w:ascii="Times New Roman" w:eastAsia="Times New Roman" w:hAnsi="Times New Roman" w:cs="Times New Roman"/>
        </w:rPr>
        <w:t xml:space="preserve"> abundance data. </w:t>
      </w:r>
    </w:p>
    <w:p w14:paraId="00000019" w14:textId="7FE937BD" w:rsidR="008E0D62" w:rsidRPr="00D530A4" w:rsidRDefault="009225C1" w:rsidP="009225C1">
      <w:pPr>
        <w:widowControl w:val="0"/>
        <w:spacing w:after="0" w:line="240" w:lineRule="auto"/>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76F0BBA1" wp14:editId="6BDE81CC">
            <wp:extent cx="5943600" cy="3029364"/>
            <wp:effectExtent l="0" t="0" r="0" b="0"/>
            <wp:docPr id="8452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29364"/>
                    </a:xfrm>
                    <a:prstGeom prst="rect">
                      <a:avLst/>
                    </a:prstGeom>
                    <a:noFill/>
                  </pic:spPr>
                </pic:pic>
              </a:graphicData>
            </a:graphic>
          </wp:inline>
        </w:drawing>
      </w:r>
    </w:p>
    <w:p w14:paraId="0000001A" w14:textId="7B88169F" w:rsidR="008E0D62" w:rsidRPr="00D530A4" w:rsidRDefault="00DC0722" w:rsidP="00DB2399">
      <w:pPr>
        <w:widowControl w:val="0"/>
        <w:shd w:val="clear" w:color="auto" w:fill="F2F2F2" w:themeFill="background1" w:themeFillShade="F2"/>
        <w:spacing w:after="120" w:line="240" w:lineRule="auto"/>
        <w:rPr>
          <w:rFonts w:ascii="Times New Roman" w:eastAsia="Times New Roman" w:hAnsi="Times New Roman" w:cs="Times New Roman"/>
          <w:i/>
          <w:iCs/>
          <w:sz w:val="20"/>
          <w:szCs w:val="20"/>
        </w:rPr>
      </w:pPr>
      <w:r w:rsidRPr="00D530A4">
        <w:rPr>
          <w:rFonts w:ascii="Times New Roman" w:eastAsia="Times New Roman" w:hAnsi="Times New Roman" w:cs="Times New Roman"/>
          <w:b/>
          <w:bCs/>
          <w:i/>
          <w:iCs/>
          <w:sz w:val="20"/>
          <w:szCs w:val="20"/>
        </w:rPr>
        <w:t>Figure 2:</w:t>
      </w:r>
      <w:r w:rsidRPr="00D530A4">
        <w:rPr>
          <w:rFonts w:ascii="Times New Roman" w:eastAsia="Times New Roman" w:hAnsi="Times New Roman" w:cs="Times New Roman"/>
          <w:i/>
          <w:iCs/>
          <w:sz w:val="20"/>
          <w:szCs w:val="20"/>
        </w:rPr>
        <w:t xml:space="preserve"> </w:t>
      </w:r>
      <w:r w:rsidR="009225C1" w:rsidRPr="009225C1">
        <w:rPr>
          <w:rFonts w:ascii="Times New Roman" w:eastAsia="Times New Roman" w:hAnsi="Times New Roman" w:cs="Times New Roman"/>
          <w:b/>
          <w:bCs/>
          <w:i/>
          <w:iCs/>
          <w:sz w:val="20"/>
          <w:szCs w:val="20"/>
        </w:rPr>
        <w:t>[A]</w:t>
      </w:r>
      <w:r w:rsidR="00D530A4" w:rsidRPr="00D530A4">
        <w:rPr>
          <w:rFonts w:ascii="Times New Roman" w:eastAsia="Times New Roman" w:hAnsi="Times New Roman" w:cs="Times New Roman"/>
          <w:i/>
          <w:iCs/>
          <w:sz w:val="20"/>
          <w:szCs w:val="20"/>
        </w:rPr>
        <w:t xml:space="preserve"> The study lakes (yellow points) are all located within 30 km of each other. </w:t>
      </w:r>
      <w:r w:rsidR="009225C1" w:rsidRPr="009225C1">
        <w:rPr>
          <w:rFonts w:ascii="Times New Roman" w:eastAsia="Times New Roman" w:hAnsi="Times New Roman" w:cs="Times New Roman"/>
          <w:b/>
          <w:bCs/>
          <w:i/>
          <w:iCs/>
          <w:sz w:val="20"/>
          <w:szCs w:val="20"/>
        </w:rPr>
        <w:t>[B]</w:t>
      </w:r>
      <w:r w:rsidR="00D530A4" w:rsidRPr="00D530A4">
        <w:rPr>
          <w:rFonts w:ascii="Times New Roman" w:eastAsia="Times New Roman" w:hAnsi="Times New Roman" w:cs="Times New Roman"/>
          <w:i/>
          <w:iCs/>
          <w:sz w:val="20"/>
          <w:szCs w:val="20"/>
        </w:rPr>
        <w:t xml:space="preserve"> Available high frequency dissolved oxygen data</w:t>
      </w:r>
      <w:r w:rsidR="009225C1">
        <w:rPr>
          <w:rFonts w:ascii="Times New Roman" w:eastAsia="Times New Roman" w:hAnsi="Times New Roman" w:cs="Times New Roman"/>
          <w:i/>
          <w:iCs/>
          <w:sz w:val="20"/>
          <w:szCs w:val="20"/>
        </w:rPr>
        <w:t>;</w:t>
      </w:r>
      <w:r w:rsidR="009225C1" w:rsidRPr="009225C1">
        <w:rPr>
          <w:rFonts w:ascii="Times New Roman" w:eastAsia="Times New Roman" w:hAnsi="Times New Roman" w:cs="Times New Roman"/>
          <w:i/>
          <w:iCs/>
          <w:sz w:val="20"/>
          <w:szCs w:val="20"/>
        </w:rPr>
        <w:t xml:space="preserve"> </w:t>
      </w:r>
      <w:r w:rsidR="009225C1">
        <w:rPr>
          <w:rFonts w:ascii="Times New Roman" w:eastAsia="Times New Roman" w:hAnsi="Times New Roman" w:cs="Times New Roman"/>
          <w:i/>
          <w:iCs/>
          <w:sz w:val="20"/>
          <w:szCs w:val="20"/>
        </w:rPr>
        <w:t>e</w:t>
      </w:r>
      <w:r w:rsidR="009225C1" w:rsidRPr="00D530A4">
        <w:rPr>
          <w:rFonts w:ascii="Times New Roman" w:eastAsia="Times New Roman" w:hAnsi="Times New Roman" w:cs="Times New Roman"/>
          <w:i/>
          <w:iCs/>
          <w:sz w:val="20"/>
          <w:szCs w:val="20"/>
        </w:rPr>
        <w:t>ach circle represents a summer of data collection; color coding corresponds to manipulations.</w:t>
      </w:r>
      <w:r w:rsidR="009225C1">
        <w:rPr>
          <w:rFonts w:ascii="Times New Roman" w:eastAsia="Times New Roman" w:hAnsi="Times New Roman" w:cs="Times New Roman"/>
          <w:i/>
          <w:iCs/>
          <w:sz w:val="20"/>
          <w:szCs w:val="20"/>
        </w:rPr>
        <w:t xml:space="preserve"> </w:t>
      </w:r>
      <w:r w:rsidR="009225C1" w:rsidRPr="009225C1">
        <w:rPr>
          <w:rFonts w:ascii="Times New Roman" w:eastAsia="Times New Roman" w:hAnsi="Times New Roman" w:cs="Times New Roman"/>
          <w:b/>
          <w:bCs/>
          <w:i/>
          <w:iCs/>
          <w:sz w:val="20"/>
          <w:szCs w:val="20"/>
        </w:rPr>
        <w:t>[C]</w:t>
      </w:r>
      <w:r w:rsidR="009225C1">
        <w:rPr>
          <w:rFonts w:ascii="Times New Roman" w:eastAsia="Times New Roman" w:hAnsi="Times New Roman" w:cs="Times New Roman"/>
          <w:i/>
          <w:iCs/>
          <w:sz w:val="20"/>
          <w:szCs w:val="20"/>
        </w:rPr>
        <w:t xml:space="preserve"> Lake characteristics (TP = total P (µg L</w:t>
      </w:r>
      <w:r w:rsidR="009225C1" w:rsidRPr="009225C1">
        <w:rPr>
          <w:rFonts w:ascii="Times New Roman" w:eastAsia="Times New Roman" w:hAnsi="Times New Roman" w:cs="Times New Roman"/>
          <w:i/>
          <w:iCs/>
          <w:sz w:val="20"/>
          <w:szCs w:val="20"/>
          <w:vertAlign w:val="superscript"/>
        </w:rPr>
        <w:t>-1</w:t>
      </w:r>
      <w:r w:rsidR="009225C1">
        <w:rPr>
          <w:rFonts w:ascii="Times New Roman" w:eastAsia="Times New Roman" w:hAnsi="Times New Roman" w:cs="Times New Roman"/>
          <w:i/>
          <w:iCs/>
          <w:sz w:val="20"/>
          <w:szCs w:val="20"/>
        </w:rPr>
        <w:t>), DOC (mg L</w:t>
      </w:r>
      <w:r w:rsidR="009225C1" w:rsidRPr="009225C1">
        <w:rPr>
          <w:rFonts w:ascii="Times New Roman" w:eastAsia="Times New Roman" w:hAnsi="Times New Roman" w:cs="Times New Roman"/>
          <w:i/>
          <w:iCs/>
          <w:sz w:val="20"/>
          <w:szCs w:val="20"/>
          <w:vertAlign w:val="superscript"/>
        </w:rPr>
        <w:t>-1</w:t>
      </w:r>
      <w:r w:rsidR="009225C1">
        <w:rPr>
          <w:rFonts w:ascii="Times New Roman" w:eastAsia="Times New Roman" w:hAnsi="Times New Roman" w:cs="Times New Roman"/>
          <w:i/>
          <w:iCs/>
          <w:sz w:val="20"/>
          <w:szCs w:val="20"/>
        </w:rPr>
        <w:t>) area = surface area (km</w:t>
      </w:r>
      <w:r w:rsidR="009225C1" w:rsidRPr="009225C1">
        <w:rPr>
          <w:rFonts w:ascii="Times New Roman" w:eastAsia="Times New Roman" w:hAnsi="Times New Roman" w:cs="Times New Roman"/>
          <w:i/>
          <w:iCs/>
          <w:sz w:val="20"/>
          <w:szCs w:val="20"/>
          <w:vertAlign w:val="superscript"/>
        </w:rPr>
        <w:t>2</w:t>
      </w:r>
      <w:r w:rsidR="009225C1">
        <w:rPr>
          <w:rFonts w:ascii="Times New Roman" w:eastAsia="Times New Roman" w:hAnsi="Times New Roman" w:cs="Times New Roman"/>
          <w:i/>
          <w:iCs/>
          <w:sz w:val="20"/>
          <w:szCs w:val="20"/>
        </w:rPr>
        <w:t>)</w:t>
      </w:r>
      <w:r w:rsidR="00D530A4" w:rsidRPr="00D530A4">
        <w:rPr>
          <w:rFonts w:ascii="Times New Roman" w:eastAsia="Times New Roman" w:hAnsi="Times New Roman" w:cs="Times New Roman"/>
          <w:i/>
          <w:iCs/>
          <w:sz w:val="20"/>
          <w:szCs w:val="20"/>
        </w:rPr>
        <w:t xml:space="preserve">. </w:t>
      </w:r>
    </w:p>
    <w:p w14:paraId="0000001C" w14:textId="4FC71464" w:rsidR="008E0D62"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i/>
          <w:iCs/>
        </w:rPr>
        <w:t xml:space="preserve">Regional Hydrology and Climate: </w:t>
      </w:r>
      <w:r w:rsidR="00E51583" w:rsidRPr="00E51583">
        <w:rPr>
          <w:rFonts w:ascii="Times New Roman" w:eastAsia="Times New Roman" w:hAnsi="Times New Roman" w:cs="Times New Roman"/>
        </w:rPr>
        <w:t xml:space="preserve">The Northern Highlands Lake District has a cool, humid continental climate, with an average summer air temperature of 19 °C and mean water-year precipitation of 864 mm. The region’s permeable glacial deposits form an extensive unconfined aquifer, tightly coupling many lakes to groundwater and making hydrologic connectivity an important control on lake conditions. </w:t>
      </w:r>
      <w:r w:rsidR="005E063E" w:rsidRPr="005E063E">
        <w:rPr>
          <w:rFonts w:ascii="Times New Roman" w:eastAsia="Times New Roman" w:hAnsi="Times New Roman" w:cs="Times New Roman"/>
        </w:rPr>
        <w:t xml:space="preserve">The region is strongly seasonal, with regular winter ice cover and historically substantial but highly variable snowfall. Since 2007, snowfall totals have declined while summer precipitation has increased, including several exceptionally wet summers during the 2010s. </w:t>
      </w:r>
      <w:r w:rsidR="00E51583" w:rsidRPr="00E51583">
        <w:rPr>
          <w:rFonts w:ascii="Times New Roman" w:eastAsia="Times New Roman" w:hAnsi="Times New Roman" w:cs="Times New Roman"/>
        </w:rPr>
        <w:t xml:space="preserve">Together, these changes in precipitation timing, form, and magnitude </w:t>
      </w:r>
      <w:r w:rsidR="005E063E">
        <w:rPr>
          <w:rFonts w:ascii="Times New Roman" w:eastAsia="Times New Roman" w:hAnsi="Times New Roman" w:cs="Times New Roman"/>
        </w:rPr>
        <w:t>contribute to interannual variation in hydrology</w:t>
      </w:r>
      <w:r w:rsidR="00E51583" w:rsidRPr="00E51583">
        <w:rPr>
          <w:rFonts w:ascii="Times New Roman" w:eastAsia="Times New Roman" w:hAnsi="Times New Roman" w:cs="Times New Roman"/>
        </w:rPr>
        <w:t>.</w:t>
      </w:r>
    </w:p>
    <w:p w14:paraId="01BDAACF" w14:textId="2928F88A" w:rsidR="003219C6" w:rsidRPr="00D530A4" w:rsidRDefault="003219C6" w:rsidP="00D530A4">
      <w:pPr>
        <w:widowControl w:val="0"/>
        <w:spacing w:after="120" w:line="240" w:lineRule="auto"/>
        <w:rPr>
          <w:rFonts w:ascii="Times New Roman" w:eastAsia="Times New Roman" w:hAnsi="Times New Roman" w:cs="Times New Roman"/>
        </w:rPr>
      </w:pPr>
      <w:r w:rsidRPr="005E063E">
        <w:rPr>
          <w:rFonts w:ascii="Times New Roman" w:eastAsia="Times New Roman" w:hAnsi="Times New Roman" w:cs="Times New Roman"/>
        </w:rPr>
        <w:t>Long-term NTL records also document declining ice cover and substantial interannual variability in ice phenology. This variability includes pronounced “weather whiplash</w:t>
      </w:r>
      <w:r w:rsidRPr="005E063E">
        <w:rPr>
          <w:rFonts w:ascii="Times New Roman" w:eastAsia="Times New Roman" w:hAnsi="Times New Roman" w:cs="Times New Roman"/>
          <w:vertAlign w:val="superscript"/>
        </w:rPr>
        <w:t>58</w:t>
      </w:r>
      <w:r w:rsidRPr="005E063E">
        <w:rPr>
          <w:rFonts w:ascii="Times New Roman" w:eastAsia="Times New Roman" w:hAnsi="Times New Roman" w:cs="Times New Roman"/>
        </w:rPr>
        <w:t>,” such as ice-off on March 20, 2012 followed by May 17, 2013. In the smaller, sheltered lakes that dominate the Northern Highlands, earlier ice-off extends spring warming and is associated with warmer temperatures deeper in the water column (Dugan 2021, Szydlowski et al. in review</w:t>
      </w:r>
      <w:r>
        <w:rPr>
          <w:rFonts w:ascii="Times New Roman" w:eastAsia="Times New Roman" w:hAnsi="Times New Roman" w:cs="Times New Roman"/>
        </w:rPr>
        <w:t>, Wilkinson et al. 2026</w:t>
      </w:r>
      <w:r w:rsidRPr="005E063E">
        <w:rPr>
          <w:rFonts w:ascii="Times New Roman" w:eastAsia="Times New Roman" w:hAnsi="Times New Roman" w:cs="Times New Roman"/>
        </w:rPr>
        <w:t>)</w:t>
      </w:r>
      <w:r>
        <w:rPr>
          <w:rFonts w:ascii="Times New Roman" w:eastAsia="Times New Roman" w:hAnsi="Times New Roman" w:cs="Times New Roman"/>
        </w:rPr>
        <w:t>. Regardless of lake size</w:t>
      </w:r>
      <w:r w:rsidRPr="003219C6">
        <w:rPr>
          <w:rFonts w:ascii="Times New Roman" w:eastAsia="Times New Roman" w:hAnsi="Times New Roman" w:cs="Times New Roman"/>
        </w:rPr>
        <w:t>, later ice-off is also associated with greater light attenuation from terrestrially derived organic matter, substantially reducing photic-zone depth (Wilkinson et al. 2013</w:t>
      </w:r>
      <w:r>
        <w:rPr>
          <w:rFonts w:ascii="Times New Roman" w:eastAsia="Times New Roman" w:hAnsi="Times New Roman" w:cs="Times New Roman"/>
        </w:rPr>
        <w:t>; Figure 2</w:t>
      </w:r>
      <w:r w:rsidRPr="003219C6">
        <w:rPr>
          <w:rFonts w:ascii="Times New Roman" w:eastAsia="Times New Roman" w:hAnsi="Times New Roman" w:cs="Times New Roman"/>
        </w:rPr>
        <w:t>). Thus, interannual variability in winter climate carries forward into the growing season through effects on both lake thermal structure and light availability.</w:t>
      </w:r>
    </w:p>
    <w:p w14:paraId="0C8A885A" w14:textId="305EFAAF" w:rsidR="00DB2399" w:rsidRPr="00D530A4" w:rsidRDefault="00D530A4" w:rsidP="009225C1">
      <w:pPr>
        <w:widowControl w:val="0"/>
        <w:spacing w:after="0" w:line="240" w:lineRule="auto"/>
        <w:rPr>
          <w:rFonts w:ascii="Times New Roman" w:eastAsia="Times New Roman" w:hAnsi="Times New Roman" w:cs="Times New Roman"/>
        </w:rPr>
      </w:pPr>
      <w:r>
        <w:rPr>
          <w:noProof/>
        </w:rPr>
        <w:lastRenderedPageBreak/>
        <w:drawing>
          <wp:inline distT="0" distB="0" distL="0" distR="0" wp14:anchorId="2044BA9F" wp14:editId="07B83A96">
            <wp:extent cx="5934075" cy="2028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028825"/>
                    </a:xfrm>
                    <a:prstGeom prst="rect">
                      <a:avLst/>
                    </a:prstGeom>
                    <a:noFill/>
                    <a:ln>
                      <a:noFill/>
                    </a:ln>
                  </pic:spPr>
                </pic:pic>
              </a:graphicData>
            </a:graphic>
          </wp:inline>
        </w:drawing>
      </w:r>
    </w:p>
    <w:p w14:paraId="7292D7D5" w14:textId="066EF02E" w:rsidR="00D530A4" w:rsidRPr="00D530A4" w:rsidRDefault="00D530A4" w:rsidP="00DB2399">
      <w:pPr>
        <w:widowControl w:val="0"/>
        <w:shd w:val="clear" w:color="auto" w:fill="F2F2F2" w:themeFill="background1" w:themeFillShade="F2"/>
        <w:spacing w:after="120" w:line="240" w:lineRule="auto"/>
        <w:rPr>
          <w:rFonts w:ascii="Times New Roman" w:eastAsia="Times New Roman" w:hAnsi="Times New Roman" w:cs="Times New Roman"/>
          <w:i/>
          <w:iCs/>
        </w:rPr>
      </w:pPr>
      <w:r w:rsidRPr="00D530A4">
        <w:rPr>
          <w:rFonts w:ascii="Times New Roman" w:eastAsia="Times New Roman" w:hAnsi="Times New Roman" w:cs="Times New Roman"/>
          <w:b/>
          <w:bCs/>
          <w:i/>
          <w:iCs/>
          <w:sz w:val="20"/>
          <w:szCs w:val="20"/>
        </w:rPr>
        <w:t>Figure 3.</w:t>
      </w:r>
      <w:r w:rsidRPr="00D530A4">
        <w:rPr>
          <w:rFonts w:ascii="Times New Roman" w:eastAsia="Times New Roman" w:hAnsi="Times New Roman" w:cs="Times New Roman"/>
          <w:i/>
          <w:iCs/>
          <w:sz w:val="20"/>
          <w:szCs w:val="20"/>
        </w:rPr>
        <w:t xml:space="preserve"> Examples of variation among years and lakes in weather conditions, light availability, and grazing pressure. </w:t>
      </w:r>
      <w:r w:rsidRPr="00D530A4">
        <w:rPr>
          <w:rFonts w:ascii="Times New Roman" w:eastAsia="Times New Roman" w:hAnsi="Times New Roman" w:cs="Times New Roman"/>
          <w:b/>
          <w:bCs/>
          <w:i/>
          <w:iCs/>
          <w:sz w:val="20"/>
          <w:szCs w:val="20"/>
        </w:rPr>
        <w:t xml:space="preserve">[A] </w:t>
      </w:r>
      <w:r w:rsidRPr="00D530A4">
        <w:rPr>
          <w:rFonts w:ascii="Times New Roman" w:eastAsia="Times New Roman" w:hAnsi="Times New Roman" w:cs="Times New Roman"/>
          <w:i/>
          <w:iCs/>
          <w:sz w:val="20"/>
          <w:szCs w:val="20"/>
        </w:rPr>
        <w:t xml:space="preserve">Summer precipitation anomaly versus winter snowfall anomaly, colored by ice-off anomaly. All anomalies calculated using data from 1980-2025. Drier winters tend to have earlier ice-off dates and winters have had anomalously low total snowfall since 2007. </w:t>
      </w:r>
      <w:r w:rsidRPr="00D530A4">
        <w:rPr>
          <w:rFonts w:ascii="Times New Roman" w:eastAsia="Times New Roman" w:hAnsi="Times New Roman" w:cs="Times New Roman"/>
          <w:b/>
          <w:bCs/>
          <w:i/>
          <w:iCs/>
          <w:sz w:val="20"/>
          <w:szCs w:val="20"/>
        </w:rPr>
        <w:t>[B]</w:t>
      </w:r>
      <w:r w:rsidRPr="00D530A4">
        <w:rPr>
          <w:rFonts w:ascii="Times New Roman" w:eastAsia="Times New Roman" w:hAnsi="Times New Roman" w:cs="Times New Roman"/>
          <w:i/>
          <w:iCs/>
          <w:sz w:val="20"/>
          <w:szCs w:val="20"/>
        </w:rPr>
        <w:t xml:space="preserve"> Years with later ice-off are correlated with shallower photic zone depth (i.e., the depth of 1% surface irradiance) in the early summer (May and June). </w:t>
      </w:r>
      <w:r w:rsidRPr="00D530A4">
        <w:rPr>
          <w:rFonts w:ascii="Times New Roman" w:eastAsia="Times New Roman" w:hAnsi="Times New Roman" w:cs="Times New Roman"/>
          <w:b/>
          <w:bCs/>
          <w:i/>
          <w:iCs/>
          <w:sz w:val="20"/>
          <w:szCs w:val="20"/>
        </w:rPr>
        <w:t>[C]</w:t>
      </w:r>
      <w:r w:rsidRPr="00D530A4">
        <w:rPr>
          <w:rFonts w:ascii="Times New Roman" w:eastAsia="Times New Roman" w:hAnsi="Times New Roman" w:cs="Times New Roman"/>
          <w:i/>
          <w:iCs/>
          <w:sz w:val="20"/>
          <w:szCs w:val="20"/>
        </w:rPr>
        <w:t xml:space="preserve"> Examples of shifts in the relationship between summer surface chlorophyll concentrations and zooplankton grazer biomass with the addition of cisco (Sparkling Lake) and invasion of Bythotrephes (Trout Lake).</w:t>
      </w:r>
    </w:p>
    <w:p w14:paraId="00000026" w14:textId="0A553F1C" w:rsidR="008E0D62" w:rsidRDefault="00E4533F" w:rsidP="00D530A4">
      <w:pPr>
        <w:widowControl w:val="0"/>
        <w:spacing w:after="120" w:line="240" w:lineRule="auto"/>
        <w:rPr>
          <w:rFonts w:ascii="Times New Roman" w:eastAsia="Times New Roman" w:hAnsi="Times New Roman" w:cs="Times New Roman"/>
        </w:rPr>
      </w:pPr>
      <w:r w:rsidRPr="00E4533F">
        <w:rPr>
          <w:rFonts w:ascii="Times New Roman" w:eastAsia="Times New Roman" w:hAnsi="Times New Roman" w:cs="Times New Roman"/>
          <w:b/>
          <w:bCs/>
        </w:rPr>
        <w:t xml:space="preserve">Mechanistic Predictions of Stability Landscape Change in the Study Lakes: </w:t>
      </w:r>
      <w:r w:rsidRPr="00E4533F">
        <w:rPr>
          <w:rFonts w:ascii="Times New Roman" w:eastAsia="Times New Roman" w:hAnsi="Times New Roman" w:cs="Times New Roman"/>
        </w:rPr>
        <w:t>We predict that stability-landscape geometry of pelagic metabolism is strongly controlled by interannual variation in zooplankton grazing pressure and light attenuation</w:t>
      </w:r>
      <w:r>
        <w:rPr>
          <w:rFonts w:ascii="Times New Roman" w:eastAsia="Times New Roman" w:hAnsi="Times New Roman" w:cs="Times New Roman"/>
        </w:rPr>
        <w:t xml:space="preserve"> (Table 1)</w:t>
      </w:r>
      <w:r w:rsidRPr="00E4533F">
        <w:rPr>
          <w:rFonts w:ascii="Times New Roman" w:eastAsia="Times New Roman" w:hAnsi="Times New Roman" w:cs="Times New Roman"/>
        </w:rPr>
        <w:t>. Thus, changes in food-web structure that reduce grazing or reductions in terrestrial inputs that increase light availability should weaken constraints on phytoplankton growth, making the basin walls of the low-productivity state shallower and metabolism more sensitive to variation in nutrient availability and temperature; conversely, stronger grazing or greater light attenuation should steepen basin walls of the low-productivity state and constrain that response. Both grazing pressure and light availability have varied naturally through time and have also been experimentally manipulated within our study lakes, providing direct contrasts with which to test these predictions. Nutrient availability and temperature are also important controls on metabolic rates, but vary much more rapidly within seasons in response to processes such as precipitation, wind-driven mixing, heat waves, and cold spells</w:t>
      </w:r>
      <w:r>
        <w:rPr>
          <w:rFonts w:ascii="Times New Roman" w:eastAsia="Times New Roman" w:hAnsi="Times New Roman" w:cs="Times New Roman"/>
        </w:rPr>
        <w:t xml:space="preserve"> (Butts et al. 2026, Szydlowski et al. 2025, in review)</w:t>
      </w:r>
      <w:r w:rsidRPr="00E4533F">
        <w:rPr>
          <w:rFonts w:ascii="Times New Roman" w:eastAsia="Times New Roman" w:hAnsi="Times New Roman" w:cs="Times New Roman"/>
        </w:rPr>
        <w:t xml:space="preserve">. We therefore expect these fast-changing variables to move ecosystem state across the stability landscape, while interannual changes in grazing pressure and light attenuation </w:t>
      </w:r>
      <w:r>
        <w:rPr>
          <w:rFonts w:ascii="Times New Roman" w:eastAsia="Times New Roman" w:hAnsi="Times New Roman" w:cs="Times New Roman"/>
        </w:rPr>
        <w:t>have a stronger control on the geometry of t</w:t>
      </w:r>
      <w:r w:rsidRPr="00E4533F">
        <w:rPr>
          <w:rFonts w:ascii="Times New Roman" w:eastAsia="Times New Roman" w:hAnsi="Times New Roman" w:cs="Times New Roman"/>
        </w:rPr>
        <w:t>he landscape itself.</w:t>
      </w:r>
    </w:p>
    <w:p w14:paraId="41F4CEDE" w14:textId="01EA9A65" w:rsidR="00370227" w:rsidRPr="00370227" w:rsidRDefault="00370227" w:rsidP="00D530A4">
      <w:pPr>
        <w:widowControl w:val="0"/>
        <w:spacing w:after="120" w:line="240" w:lineRule="auto"/>
        <w:rPr>
          <w:rFonts w:ascii="Times New Roman" w:eastAsia="Times New Roman" w:hAnsi="Times New Roman" w:cs="Times New Roman"/>
          <w:i/>
          <w:iCs/>
        </w:rPr>
      </w:pPr>
      <w:r w:rsidRPr="00370227">
        <w:rPr>
          <w:rFonts w:ascii="Times New Roman" w:eastAsia="Times New Roman" w:hAnsi="Times New Roman" w:cs="Times New Roman"/>
          <w:b/>
          <w:bCs/>
          <w:i/>
          <w:iCs/>
          <w:sz w:val="22"/>
          <w:szCs w:val="22"/>
          <w:shd w:val="clear" w:color="auto" w:fill="F2F2F2" w:themeFill="background1" w:themeFillShade="F2"/>
        </w:rPr>
        <w:t>Table 1.</w:t>
      </w:r>
      <w:r w:rsidRPr="00370227">
        <w:rPr>
          <w:rFonts w:ascii="Times New Roman" w:eastAsia="Times New Roman" w:hAnsi="Times New Roman" w:cs="Times New Roman"/>
          <w:i/>
          <w:iCs/>
          <w:sz w:val="22"/>
          <w:szCs w:val="22"/>
          <w:shd w:val="clear" w:color="auto" w:fill="F2F2F2" w:themeFill="background1" w:themeFillShade="F2"/>
        </w:rPr>
        <w:t xml:space="preserve"> Mechanistic predictions of stability landscape changes mapped to study lake manipulations.</w:t>
      </w:r>
      <w:r w:rsidRPr="00370227">
        <w:rPr>
          <w:rFonts w:ascii="Times New Roman" w:eastAsia="Times New Roman" w:hAnsi="Times New Roman" w:cs="Times New Roman"/>
          <w:i/>
          <w:iCs/>
        </w:rPr>
        <w:t xml:space="preserve"> </w:t>
      </w:r>
    </w:p>
    <w:tbl>
      <w:tblPr>
        <w:tblStyle w:val="a3"/>
        <w:tblW w:w="9270" w:type="dxa"/>
        <w:tblBorders>
          <w:top w:val="nil"/>
          <w:left w:val="nil"/>
          <w:bottom w:val="nil"/>
          <w:right w:val="nil"/>
          <w:insideH w:val="nil"/>
          <w:insideV w:val="nil"/>
        </w:tblBorders>
        <w:tblLayout w:type="fixed"/>
        <w:tblLook w:val="0600" w:firstRow="0" w:lastRow="0" w:firstColumn="0" w:lastColumn="0" w:noHBand="1" w:noVBand="1"/>
      </w:tblPr>
      <w:tblGrid>
        <w:gridCol w:w="3150"/>
        <w:gridCol w:w="2970"/>
        <w:gridCol w:w="3150"/>
      </w:tblGrid>
      <w:tr w:rsidR="008E0D62" w:rsidRPr="00D530A4" w14:paraId="6F721D4D" w14:textId="77777777" w:rsidTr="00370227">
        <w:trPr>
          <w:trHeight w:val="233"/>
        </w:trPr>
        <w:tc>
          <w:tcPr>
            <w:tcW w:w="3150" w:type="dxa"/>
            <w:tcBorders>
              <w:top w:val="single" w:sz="4" w:space="0" w:color="000000"/>
              <w:left w:val="nil"/>
              <w:bottom w:val="single" w:sz="4" w:space="0" w:color="000000"/>
              <w:right w:val="nil"/>
            </w:tcBorders>
            <w:tcMar>
              <w:top w:w="0" w:type="dxa"/>
              <w:left w:w="100" w:type="dxa"/>
              <w:bottom w:w="0" w:type="dxa"/>
              <w:right w:w="100" w:type="dxa"/>
            </w:tcMar>
          </w:tcPr>
          <w:p w14:paraId="00000028" w14:textId="77777777" w:rsidR="008E0D62" w:rsidRPr="00D530A4" w:rsidRDefault="00DC0722" w:rsidP="00AA26AD">
            <w:pPr>
              <w:widowControl w:val="0"/>
              <w:spacing w:after="0" w:line="240" w:lineRule="auto"/>
              <w:rPr>
                <w:rFonts w:ascii="Times New Roman" w:eastAsia="Times New Roman" w:hAnsi="Times New Roman" w:cs="Times New Roman"/>
                <w:b/>
                <w:bCs/>
                <w:sz w:val="22"/>
                <w:szCs w:val="22"/>
              </w:rPr>
            </w:pPr>
            <w:r w:rsidRPr="00D530A4">
              <w:rPr>
                <w:rFonts w:ascii="Times New Roman" w:eastAsia="Times New Roman" w:hAnsi="Times New Roman" w:cs="Times New Roman"/>
                <w:b/>
                <w:bCs/>
                <w:sz w:val="22"/>
                <w:szCs w:val="22"/>
              </w:rPr>
              <w:t>Mechanism and Prediction</w:t>
            </w:r>
          </w:p>
        </w:tc>
        <w:tc>
          <w:tcPr>
            <w:tcW w:w="2970" w:type="dxa"/>
            <w:tcBorders>
              <w:top w:val="single" w:sz="4" w:space="0" w:color="000000"/>
              <w:left w:val="nil"/>
              <w:bottom w:val="single" w:sz="4" w:space="0" w:color="000000"/>
              <w:right w:val="nil"/>
            </w:tcBorders>
            <w:tcMar>
              <w:top w:w="0" w:type="dxa"/>
              <w:left w:w="100" w:type="dxa"/>
              <w:bottom w:w="0" w:type="dxa"/>
              <w:right w:w="100" w:type="dxa"/>
            </w:tcMar>
          </w:tcPr>
          <w:p w14:paraId="00000029" w14:textId="77777777" w:rsidR="008E0D62" w:rsidRPr="00D530A4" w:rsidRDefault="00DC0722" w:rsidP="00AA26AD">
            <w:pPr>
              <w:widowControl w:val="0"/>
              <w:spacing w:after="0" w:line="240" w:lineRule="auto"/>
              <w:rPr>
                <w:rFonts w:ascii="Times New Roman" w:eastAsia="Times New Roman" w:hAnsi="Times New Roman" w:cs="Times New Roman"/>
                <w:b/>
                <w:bCs/>
                <w:sz w:val="22"/>
                <w:szCs w:val="22"/>
              </w:rPr>
            </w:pPr>
            <w:r w:rsidRPr="00D530A4">
              <w:rPr>
                <w:rFonts w:ascii="Times New Roman" w:eastAsia="Times New Roman" w:hAnsi="Times New Roman" w:cs="Times New Roman"/>
                <w:b/>
                <w:bCs/>
                <w:sz w:val="22"/>
                <w:szCs w:val="22"/>
              </w:rPr>
              <w:t>Effect on Metabolism</w:t>
            </w:r>
          </w:p>
        </w:tc>
        <w:tc>
          <w:tcPr>
            <w:tcW w:w="3150" w:type="dxa"/>
            <w:tcBorders>
              <w:top w:val="single" w:sz="4" w:space="0" w:color="000000"/>
              <w:left w:val="nil"/>
              <w:bottom w:val="single" w:sz="4" w:space="0" w:color="000000"/>
              <w:right w:val="nil"/>
            </w:tcBorders>
            <w:tcMar>
              <w:top w:w="0" w:type="dxa"/>
              <w:left w:w="100" w:type="dxa"/>
              <w:bottom w:w="0" w:type="dxa"/>
              <w:right w:w="100" w:type="dxa"/>
            </w:tcMar>
          </w:tcPr>
          <w:p w14:paraId="0000002A" w14:textId="77777777" w:rsidR="008E0D62" w:rsidRPr="00D530A4" w:rsidRDefault="00DC0722" w:rsidP="00AA26AD">
            <w:pPr>
              <w:widowControl w:val="0"/>
              <w:spacing w:after="0" w:line="240" w:lineRule="auto"/>
              <w:rPr>
                <w:rFonts w:ascii="Times New Roman" w:eastAsia="Times New Roman" w:hAnsi="Times New Roman" w:cs="Times New Roman"/>
                <w:b/>
                <w:bCs/>
                <w:sz w:val="22"/>
                <w:szCs w:val="22"/>
              </w:rPr>
            </w:pPr>
            <w:r w:rsidRPr="00D530A4">
              <w:rPr>
                <w:rFonts w:ascii="Times New Roman" w:eastAsia="Times New Roman" w:hAnsi="Times New Roman" w:cs="Times New Roman"/>
                <w:b/>
                <w:bCs/>
                <w:sz w:val="22"/>
                <w:szCs w:val="22"/>
              </w:rPr>
              <w:t>Lake and Manipulation</w:t>
            </w:r>
          </w:p>
        </w:tc>
      </w:tr>
      <w:tr w:rsidR="008E0D62" w:rsidRPr="00D530A4" w14:paraId="07DB1726" w14:textId="77777777" w:rsidTr="00F955BA">
        <w:trPr>
          <w:trHeight w:val="476"/>
        </w:trPr>
        <w:tc>
          <w:tcPr>
            <w:tcW w:w="3150" w:type="dxa"/>
            <w:vMerge w:val="restart"/>
            <w:tcBorders>
              <w:top w:val="nil"/>
              <w:left w:val="nil"/>
              <w:bottom w:val="single" w:sz="4" w:space="0" w:color="000000"/>
              <w:right w:val="nil"/>
            </w:tcBorders>
            <w:tcMar>
              <w:top w:w="0" w:type="dxa"/>
              <w:left w:w="100" w:type="dxa"/>
              <w:bottom w:w="0" w:type="dxa"/>
              <w:right w:w="100" w:type="dxa"/>
            </w:tcMar>
            <w:vAlign w:val="center"/>
          </w:tcPr>
          <w:p w14:paraId="0000002B" w14:textId="3808116A" w:rsidR="008E0D62" w:rsidRPr="00D530A4" w:rsidRDefault="00DC0722" w:rsidP="0044395F">
            <w:pPr>
              <w:widowControl w:val="0"/>
              <w:spacing w:after="0" w:line="240" w:lineRule="auto"/>
              <w:rPr>
                <w:rFonts w:ascii="Times New Roman" w:eastAsia="Times New Roman" w:hAnsi="Times New Roman" w:cs="Times New Roman"/>
                <w:sz w:val="22"/>
                <w:szCs w:val="22"/>
              </w:rPr>
            </w:pPr>
            <w:r w:rsidRPr="00EF36EB">
              <w:rPr>
                <w:rFonts w:ascii="Times New Roman" w:eastAsia="Times New Roman" w:hAnsi="Times New Roman" w:cs="Times New Roman"/>
                <w:b/>
                <w:bCs/>
                <w:sz w:val="22"/>
                <w:szCs w:val="22"/>
              </w:rPr>
              <w:t xml:space="preserve">Strong top-down control: </w:t>
            </w:r>
            <w:r w:rsidR="0044395F">
              <w:rPr>
                <w:rFonts w:ascii="Times New Roman" w:eastAsia="Times New Roman" w:hAnsi="Times New Roman" w:cs="Times New Roman"/>
                <w:b/>
                <w:bCs/>
                <w:sz w:val="22"/>
                <w:szCs w:val="22"/>
              </w:rPr>
              <w:br/>
            </w:r>
            <w:r w:rsidR="00EF36EB">
              <w:rPr>
                <w:rFonts w:ascii="Times New Roman" w:eastAsia="Times New Roman" w:hAnsi="Times New Roman" w:cs="Times New Roman"/>
                <w:sz w:val="22"/>
                <w:szCs w:val="22"/>
              </w:rPr>
              <w:t xml:space="preserve">low </w:t>
            </w:r>
            <w:r w:rsidRPr="00D530A4">
              <w:rPr>
                <w:rFonts w:ascii="Times New Roman" w:eastAsia="Times New Roman" w:hAnsi="Times New Roman" w:cs="Times New Roman"/>
                <w:sz w:val="22"/>
                <w:szCs w:val="22"/>
              </w:rPr>
              <w:t>planktivor</w:t>
            </w:r>
            <w:r w:rsidR="00EF36EB">
              <w:rPr>
                <w:rFonts w:ascii="Times New Roman" w:eastAsia="Times New Roman" w:hAnsi="Times New Roman" w:cs="Times New Roman"/>
                <w:sz w:val="22"/>
                <w:szCs w:val="22"/>
              </w:rPr>
              <w:t>y</w:t>
            </w:r>
            <w:r w:rsidRPr="00D530A4">
              <w:rPr>
                <w:rFonts w:ascii="Times New Roman" w:eastAsia="Times New Roman" w:hAnsi="Times New Roman" w:cs="Times New Roman"/>
                <w:sz w:val="22"/>
                <w:szCs w:val="22"/>
              </w:rPr>
              <w:t xml:space="preserve"> </w:t>
            </w:r>
            <w:r w:rsidR="0044395F">
              <w:rPr>
                <w:rFonts w:ascii="Times New Roman" w:eastAsia="Times New Roman" w:hAnsi="Times New Roman" w:cs="Times New Roman"/>
                <w:sz w:val="22"/>
                <w:szCs w:val="22"/>
              </w:rPr>
              <w:t xml:space="preserve">creates high </w:t>
            </w:r>
            <w:r w:rsidRPr="00D530A4">
              <w:rPr>
                <w:rFonts w:ascii="Times New Roman" w:eastAsia="Times New Roman" w:hAnsi="Times New Roman" w:cs="Times New Roman"/>
                <w:sz w:val="22"/>
                <w:szCs w:val="22"/>
              </w:rPr>
              <w:t>grazing pressure, result</w:t>
            </w:r>
            <w:r w:rsidR="00EF36EB">
              <w:rPr>
                <w:rFonts w:ascii="Times New Roman" w:eastAsia="Times New Roman" w:hAnsi="Times New Roman" w:cs="Times New Roman"/>
                <w:sz w:val="22"/>
                <w:szCs w:val="22"/>
              </w:rPr>
              <w:t>s</w:t>
            </w:r>
            <w:r w:rsidRPr="00D530A4">
              <w:rPr>
                <w:rFonts w:ascii="Times New Roman" w:eastAsia="Times New Roman" w:hAnsi="Times New Roman" w:cs="Times New Roman"/>
                <w:sz w:val="22"/>
                <w:szCs w:val="22"/>
              </w:rPr>
              <w:t xml:space="preserve"> in </w:t>
            </w:r>
            <w:r w:rsidRPr="00D530A4">
              <w:rPr>
                <w:rFonts w:ascii="Times New Roman" w:eastAsia="Times New Roman" w:hAnsi="Times New Roman" w:cs="Times New Roman"/>
                <w:b/>
                <w:bCs/>
                <w:sz w:val="22"/>
                <w:szCs w:val="22"/>
              </w:rPr>
              <w:t>steeper</w:t>
            </w:r>
            <w:r w:rsidRPr="00D530A4">
              <w:rPr>
                <w:rFonts w:ascii="Times New Roman" w:eastAsia="Times New Roman" w:hAnsi="Times New Roman" w:cs="Times New Roman"/>
                <w:sz w:val="22"/>
                <w:szCs w:val="22"/>
              </w:rPr>
              <w:t xml:space="preserve"> </w:t>
            </w:r>
            <w:r w:rsidR="0044395F">
              <w:rPr>
                <w:rFonts w:ascii="Times New Roman" w:eastAsia="Times New Roman" w:hAnsi="Times New Roman" w:cs="Times New Roman"/>
                <w:sz w:val="22"/>
                <w:szCs w:val="22"/>
              </w:rPr>
              <w:t xml:space="preserve">low productivity </w:t>
            </w:r>
            <w:r w:rsidRPr="00D530A4">
              <w:rPr>
                <w:rFonts w:ascii="Times New Roman" w:eastAsia="Times New Roman" w:hAnsi="Times New Roman" w:cs="Times New Roman"/>
                <w:sz w:val="22"/>
                <w:szCs w:val="22"/>
              </w:rPr>
              <w:t>basin</w:t>
            </w:r>
            <w:r w:rsidR="00806A1B">
              <w:rPr>
                <w:rFonts w:ascii="Times New Roman" w:eastAsia="Times New Roman" w:hAnsi="Times New Roman" w:cs="Times New Roman"/>
                <w:sz w:val="22"/>
                <w:szCs w:val="22"/>
              </w:rPr>
              <w:t xml:space="preserve">; </w:t>
            </w:r>
            <w:r w:rsidR="00EF36EB">
              <w:rPr>
                <w:rFonts w:ascii="Times New Roman" w:eastAsia="Times New Roman" w:hAnsi="Times New Roman" w:cs="Times New Roman"/>
                <w:sz w:val="22"/>
                <w:szCs w:val="22"/>
              </w:rPr>
              <w:t xml:space="preserve">unstable </w:t>
            </w:r>
            <w:r w:rsidR="00806A1B">
              <w:rPr>
                <w:rFonts w:ascii="Times New Roman" w:eastAsia="Times New Roman" w:hAnsi="Times New Roman" w:cs="Times New Roman"/>
                <w:sz w:val="22"/>
                <w:szCs w:val="22"/>
              </w:rPr>
              <w:t xml:space="preserve">threshold </w:t>
            </w:r>
            <w:r w:rsidR="00EF36EB">
              <w:rPr>
                <w:rFonts w:ascii="Times New Roman" w:eastAsia="Times New Roman" w:hAnsi="Times New Roman" w:cs="Times New Roman"/>
                <w:sz w:val="22"/>
                <w:szCs w:val="22"/>
              </w:rPr>
              <w:t xml:space="preserve">at </w:t>
            </w:r>
            <w:r w:rsidR="00017A1D">
              <w:rPr>
                <w:rFonts w:ascii="Times New Roman" w:eastAsia="Times New Roman" w:hAnsi="Times New Roman" w:cs="Times New Roman"/>
                <w:sz w:val="22"/>
                <w:szCs w:val="22"/>
              </w:rPr>
              <w:t>–</w:t>
            </w:r>
            <w:r w:rsidR="00806A1B">
              <w:rPr>
                <w:rFonts w:ascii="Times New Roman" w:eastAsia="Times New Roman" w:hAnsi="Times New Roman" w:cs="Times New Roman"/>
                <w:sz w:val="22"/>
                <w:szCs w:val="22"/>
              </w:rPr>
              <w:t>NEP</w:t>
            </w:r>
            <w:r w:rsidR="00EF36EB">
              <w:rPr>
                <w:rFonts w:ascii="Times New Roman" w:eastAsia="Times New Roman" w:hAnsi="Times New Roman" w:cs="Times New Roman"/>
                <w:sz w:val="22"/>
                <w:szCs w:val="22"/>
              </w:rPr>
              <w:t xml:space="preserve"> or close to NEP = 0</w:t>
            </w:r>
          </w:p>
        </w:tc>
        <w:tc>
          <w:tcPr>
            <w:tcW w:w="2970" w:type="dxa"/>
            <w:vMerge w:val="restart"/>
            <w:tcBorders>
              <w:top w:val="nil"/>
              <w:left w:val="nil"/>
              <w:bottom w:val="single" w:sz="4" w:space="0" w:color="000000"/>
              <w:right w:val="nil"/>
            </w:tcBorders>
            <w:tcMar>
              <w:top w:w="0" w:type="dxa"/>
              <w:left w:w="100" w:type="dxa"/>
              <w:bottom w:w="0" w:type="dxa"/>
              <w:right w:w="100" w:type="dxa"/>
            </w:tcMar>
            <w:vAlign w:val="center"/>
          </w:tcPr>
          <w:p w14:paraId="0000002C" w14:textId="4BB4634D" w:rsidR="008E0D62" w:rsidRPr="00D530A4" w:rsidRDefault="00DC0722" w:rsidP="0044395F">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 xml:space="preserve">Lower </w:t>
            </w:r>
            <w:r w:rsidR="00EF36EB">
              <w:rPr>
                <w:rFonts w:ascii="Times New Roman" w:eastAsia="Times New Roman" w:hAnsi="Times New Roman" w:cs="Times New Roman"/>
                <w:sz w:val="22"/>
                <w:szCs w:val="22"/>
              </w:rPr>
              <w:t>GPP rates</w:t>
            </w:r>
            <w:r w:rsidRPr="00D530A4">
              <w:rPr>
                <w:rFonts w:ascii="Times New Roman" w:eastAsia="Times New Roman" w:hAnsi="Times New Roman" w:cs="Times New Roman"/>
                <w:sz w:val="22"/>
                <w:szCs w:val="22"/>
              </w:rPr>
              <w:t xml:space="preserve"> and weaker response to </w:t>
            </w:r>
            <w:r w:rsidR="00EF36EB">
              <w:rPr>
                <w:rFonts w:ascii="Times New Roman" w:eastAsia="Times New Roman" w:hAnsi="Times New Roman" w:cs="Times New Roman"/>
                <w:sz w:val="22"/>
                <w:szCs w:val="22"/>
              </w:rPr>
              <w:t>fast changes</w:t>
            </w:r>
            <w:r w:rsidRPr="00D530A4">
              <w:rPr>
                <w:rFonts w:ascii="Times New Roman" w:eastAsia="Times New Roman" w:hAnsi="Times New Roman" w:cs="Times New Roman"/>
                <w:sz w:val="22"/>
                <w:szCs w:val="22"/>
              </w:rPr>
              <w:t xml:space="preserve"> in nutrients and temperature; hypolimnetic nutrients may elevate </w:t>
            </w:r>
            <w:r w:rsidR="00EF36EB">
              <w:rPr>
                <w:rFonts w:ascii="Times New Roman" w:eastAsia="Times New Roman" w:hAnsi="Times New Roman" w:cs="Times New Roman"/>
                <w:sz w:val="22"/>
                <w:szCs w:val="22"/>
              </w:rPr>
              <w:t>GPP</w:t>
            </w:r>
            <w:r w:rsidRPr="00D530A4">
              <w:rPr>
                <w:rFonts w:ascii="Times New Roman" w:eastAsia="Times New Roman" w:hAnsi="Times New Roman" w:cs="Times New Roman"/>
                <w:sz w:val="22"/>
                <w:szCs w:val="22"/>
              </w:rPr>
              <w:t xml:space="preserve"> in Crystal </w:t>
            </w:r>
            <w:r w:rsidR="00EF36EB">
              <w:rPr>
                <w:rFonts w:ascii="Times New Roman" w:eastAsia="Times New Roman" w:hAnsi="Times New Roman" w:cs="Times New Roman"/>
                <w:sz w:val="22"/>
                <w:szCs w:val="22"/>
              </w:rPr>
              <w:t xml:space="preserve">Lake </w:t>
            </w:r>
            <w:r w:rsidRPr="00D530A4">
              <w:rPr>
                <w:rFonts w:ascii="Times New Roman" w:eastAsia="Times New Roman" w:hAnsi="Times New Roman" w:cs="Times New Roman"/>
                <w:sz w:val="22"/>
                <w:szCs w:val="22"/>
              </w:rPr>
              <w:t>during mixing</w:t>
            </w:r>
          </w:p>
        </w:tc>
        <w:tc>
          <w:tcPr>
            <w:tcW w:w="3150" w:type="dxa"/>
            <w:tcBorders>
              <w:top w:val="nil"/>
              <w:left w:val="nil"/>
              <w:bottom w:val="nil"/>
              <w:right w:val="nil"/>
            </w:tcBorders>
            <w:tcMar>
              <w:top w:w="0" w:type="dxa"/>
              <w:left w:w="100" w:type="dxa"/>
              <w:bottom w:w="0" w:type="dxa"/>
              <w:right w:w="100" w:type="dxa"/>
            </w:tcMar>
            <w:vAlign w:val="center"/>
          </w:tcPr>
          <w:p w14:paraId="0000002D" w14:textId="727DDB2C" w:rsidR="008E0D62" w:rsidRPr="00D530A4" w:rsidRDefault="00DC0722" w:rsidP="0044395F">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Peter: </w:t>
            </w:r>
            <w:r w:rsidR="00017A1D" w:rsidRPr="00D530A4">
              <w:rPr>
                <w:rFonts w:ascii="Times New Roman" w:eastAsia="Times New Roman" w:hAnsi="Times New Roman" w:cs="Times New Roman"/>
                <w:sz w:val="22"/>
                <w:szCs w:val="22"/>
              </w:rPr>
              <w:t xml:space="preserve">stocking </w:t>
            </w:r>
            <w:r w:rsidRPr="00D530A4">
              <w:rPr>
                <w:rFonts w:ascii="Times New Roman" w:eastAsia="Times New Roman" w:hAnsi="Times New Roman" w:cs="Times New Roman"/>
                <w:sz w:val="22"/>
                <w:szCs w:val="22"/>
              </w:rPr>
              <w:t>bass</w:t>
            </w:r>
            <w:r w:rsidR="00017A1D">
              <w:rPr>
                <w:rFonts w:ascii="Times New Roman" w:eastAsia="Times New Roman" w:hAnsi="Times New Roman" w:cs="Times New Roman"/>
                <w:sz w:val="22"/>
                <w:szCs w:val="22"/>
              </w:rPr>
              <w:t xml:space="preserve"> (2008-2011) </w:t>
            </w:r>
            <w:r w:rsidRPr="00D530A4">
              <w:rPr>
                <w:rFonts w:ascii="Times New Roman" w:eastAsia="Times New Roman" w:hAnsi="Times New Roman" w:cs="Times New Roman"/>
                <w:sz w:val="22"/>
                <w:szCs w:val="22"/>
              </w:rPr>
              <w:t>(Carpenter et al. 2011)</w:t>
            </w:r>
          </w:p>
        </w:tc>
      </w:tr>
      <w:tr w:rsidR="008E0D62" w:rsidRPr="00D530A4" w14:paraId="7B13D029" w14:textId="77777777" w:rsidTr="00F955BA">
        <w:trPr>
          <w:trHeight w:val="584"/>
        </w:trPr>
        <w:tc>
          <w:tcPr>
            <w:tcW w:w="3150" w:type="dxa"/>
            <w:vMerge/>
            <w:tcBorders>
              <w:top w:val="nil"/>
              <w:left w:val="nil"/>
              <w:bottom w:val="single" w:sz="4" w:space="0" w:color="000000"/>
              <w:right w:val="nil"/>
            </w:tcBorders>
            <w:tcMar>
              <w:top w:w="0" w:type="dxa"/>
              <w:left w:w="100" w:type="dxa"/>
              <w:bottom w:w="0" w:type="dxa"/>
              <w:right w:w="100" w:type="dxa"/>
            </w:tcMar>
            <w:vAlign w:val="center"/>
          </w:tcPr>
          <w:p w14:paraId="0000002E" w14:textId="77777777" w:rsidR="008E0D62" w:rsidRPr="00D530A4" w:rsidRDefault="008E0D62" w:rsidP="0044395F">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2970" w:type="dxa"/>
            <w:vMerge/>
            <w:tcBorders>
              <w:top w:val="nil"/>
              <w:left w:val="nil"/>
              <w:bottom w:val="single" w:sz="4" w:space="0" w:color="000000"/>
              <w:right w:val="nil"/>
            </w:tcBorders>
            <w:tcMar>
              <w:top w:w="0" w:type="dxa"/>
              <w:left w:w="100" w:type="dxa"/>
              <w:bottom w:w="0" w:type="dxa"/>
              <w:right w:w="100" w:type="dxa"/>
            </w:tcMar>
            <w:vAlign w:val="center"/>
          </w:tcPr>
          <w:p w14:paraId="0000002F" w14:textId="77777777" w:rsidR="008E0D62" w:rsidRPr="00D530A4" w:rsidRDefault="008E0D62" w:rsidP="0044395F">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3150" w:type="dxa"/>
            <w:tcBorders>
              <w:top w:val="nil"/>
              <w:left w:val="nil"/>
              <w:bottom w:val="nil"/>
              <w:right w:val="nil"/>
            </w:tcBorders>
            <w:tcMar>
              <w:top w:w="0" w:type="dxa"/>
              <w:left w:w="100" w:type="dxa"/>
              <w:bottom w:w="0" w:type="dxa"/>
              <w:right w:w="100" w:type="dxa"/>
            </w:tcMar>
            <w:vAlign w:val="center"/>
          </w:tcPr>
          <w:p w14:paraId="00000030" w14:textId="53592A3D" w:rsidR="008E0D62" w:rsidRPr="00D530A4" w:rsidRDefault="00DC0722" w:rsidP="0044395F">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Trout:</w:t>
            </w:r>
            <w:r w:rsidR="00017A1D">
              <w:rPr>
                <w:rFonts w:ascii="Times New Roman" w:eastAsia="Times New Roman" w:hAnsi="Times New Roman" w:cs="Times New Roman"/>
                <w:b/>
                <w:bCs/>
                <w:sz w:val="22"/>
                <w:szCs w:val="22"/>
              </w:rPr>
              <w:t xml:space="preserve"> </w:t>
            </w:r>
            <w:r w:rsidR="00017A1D">
              <w:rPr>
                <w:rFonts w:ascii="Times New Roman" w:eastAsia="Times New Roman" w:hAnsi="Times New Roman" w:cs="Times New Roman"/>
                <w:sz w:val="22"/>
                <w:szCs w:val="22"/>
              </w:rPr>
              <w:t>stocking</w:t>
            </w:r>
            <w:r w:rsidRPr="00D530A4">
              <w:rPr>
                <w:rFonts w:ascii="Times New Roman" w:eastAsia="Times New Roman" w:hAnsi="Times New Roman" w:cs="Times New Roman"/>
                <w:b/>
                <w:bCs/>
                <w:sz w:val="22"/>
                <w:szCs w:val="22"/>
              </w:rPr>
              <w:t xml:space="preserve"> </w:t>
            </w:r>
            <w:r w:rsidRPr="00D530A4">
              <w:rPr>
                <w:rFonts w:ascii="Times New Roman" w:eastAsia="Times New Roman" w:hAnsi="Times New Roman" w:cs="Times New Roman"/>
                <w:sz w:val="22"/>
                <w:szCs w:val="22"/>
              </w:rPr>
              <w:t xml:space="preserve">lake trout </w:t>
            </w:r>
            <w:r w:rsidR="00017A1D">
              <w:rPr>
                <w:rFonts w:ascii="Times New Roman" w:eastAsia="Times New Roman" w:hAnsi="Times New Roman" w:cs="Times New Roman"/>
                <w:sz w:val="22"/>
                <w:szCs w:val="22"/>
              </w:rPr>
              <w:t xml:space="preserve">(2007–) </w:t>
            </w:r>
            <w:r w:rsidRPr="00D530A4">
              <w:rPr>
                <w:rFonts w:ascii="Times New Roman" w:eastAsia="Times New Roman" w:hAnsi="Times New Roman" w:cs="Times New Roman"/>
                <w:sz w:val="22"/>
                <w:szCs w:val="22"/>
              </w:rPr>
              <w:t>(Martin et al. 2022)</w:t>
            </w:r>
          </w:p>
        </w:tc>
      </w:tr>
      <w:tr w:rsidR="008E0D62" w:rsidRPr="00D530A4" w14:paraId="4225C069" w14:textId="77777777" w:rsidTr="00F955BA">
        <w:trPr>
          <w:trHeight w:val="98"/>
        </w:trPr>
        <w:tc>
          <w:tcPr>
            <w:tcW w:w="3150" w:type="dxa"/>
            <w:vMerge/>
            <w:tcBorders>
              <w:top w:val="nil"/>
              <w:left w:val="nil"/>
              <w:bottom w:val="single" w:sz="4" w:space="0" w:color="000000"/>
              <w:right w:val="nil"/>
            </w:tcBorders>
            <w:tcMar>
              <w:top w:w="0" w:type="dxa"/>
              <w:left w:w="100" w:type="dxa"/>
              <w:bottom w:w="0" w:type="dxa"/>
              <w:right w:w="100" w:type="dxa"/>
            </w:tcMar>
            <w:vAlign w:val="center"/>
          </w:tcPr>
          <w:p w14:paraId="00000031" w14:textId="77777777" w:rsidR="008E0D62" w:rsidRPr="00D530A4" w:rsidRDefault="008E0D62" w:rsidP="0044395F">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2970" w:type="dxa"/>
            <w:vMerge/>
            <w:tcBorders>
              <w:top w:val="nil"/>
              <w:left w:val="nil"/>
              <w:bottom w:val="single" w:sz="4" w:space="0" w:color="000000"/>
              <w:right w:val="nil"/>
            </w:tcBorders>
            <w:tcMar>
              <w:top w:w="0" w:type="dxa"/>
              <w:left w:w="100" w:type="dxa"/>
              <w:bottom w:w="0" w:type="dxa"/>
              <w:right w:w="100" w:type="dxa"/>
            </w:tcMar>
            <w:vAlign w:val="center"/>
          </w:tcPr>
          <w:p w14:paraId="00000032" w14:textId="77777777" w:rsidR="008E0D62" w:rsidRPr="00D530A4" w:rsidRDefault="008E0D62" w:rsidP="0044395F">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3150" w:type="dxa"/>
            <w:tcBorders>
              <w:top w:val="nil"/>
              <w:left w:val="nil"/>
              <w:bottom w:val="single" w:sz="4" w:space="0" w:color="000000"/>
              <w:right w:val="nil"/>
            </w:tcBorders>
            <w:tcMar>
              <w:top w:w="0" w:type="dxa"/>
              <w:left w:w="100" w:type="dxa"/>
              <w:bottom w:w="0" w:type="dxa"/>
              <w:right w:w="100" w:type="dxa"/>
            </w:tcMar>
            <w:vAlign w:val="center"/>
          </w:tcPr>
          <w:p w14:paraId="00000033" w14:textId="7A3F8B99" w:rsidR="008E0D62" w:rsidRPr="00D530A4" w:rsidRDefault="00DC0722" w:rsidP="0044395F">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Crystal: </w:t>
            </w:r>
            <w:r w:rsidRPr="00D530A4">
              <w:rPr>
                <w:rFonts w:ascii="Times New Roman" w:eastAsia="Times New Roman" w:hAnsi="Times New Roman" w:cs="Times New Roman"/>
                <w:sz w:val="22"/>
                <w:szCs w:val="22"/>
              </w:rPr>
              <w:t>mixing-induced smelt reduction (</w:t>
            </w:r>
            <w:r w:rsidR="00EF36EB">
              <w:rPr>
                <w:rFonts w:ascii="Times New Roman" w:eastAsia="Times New Roman" w:hAnsi="Times New Roman" w:cs="Times New Roman"/>
                <w:sz w:val="22"/>
                <w:szCs w:val="22"/>
              </w:rPr>
              <w:t>Smith 2013</w:t>
            </w:r>
            <w:r w:rsidRPr="00D530A4">
              <w:rPr>
                <w:rFonts w:ascii="Times New Roman" w:eastAsia="Times New Roman" w:hAnsi="Times New Roman" w:cs="Times New Roman"/>
                <w:sz w:val="22"/>
                <w:szCs w:val="22"/>
              </w:rPr>
              <w:t>)</w:t>
            </w:r>
          </w:p>
        </w:tc>
      </w:tr>
      <w:tr w:rsidR="008E0D62" w:rsidRPr="00CF53C7" w14:paraId="3D535E60" w14:textId="77777777" w:rsidTr="00F955BA">
        <w:trPr>
          <w:trHeight w:val="735"/>
        </w:trPr>
        <w:tc>
          <w:tcPr>
            <w:tcW w:w="3150" w:type="dxa"/>
            <w:vMerge w:val="restart"/>
            <w:tcBorders>
              <w:top w:val="nil"/>
              <w:left w:val="nil"/>
              <w:bottom w:val="single" w:sz="4" w:space="0" w:color="000000"/>
              <w:right w:val="nil"/>
            </w:tcBorders>
            <w:tcMar>
              <w:top w:w="0" w:type="dxa"/>
              <w:left w:w="100" w:type="dxa"/>
              <w:bottom w:w="0" w:type="dxa"/>
              <w:right w:w="100" w:type="dxa"/>
            </w:tcMar>
            <w:vAlign w:val="center"/>
          </w:tcPr>
          <w:p w14:paraId="00000034" w14:textId="707C12F3" w:rsidR="008E0D62" w:rsidRPr="00D530A4" w:rsidRDefault="00DC0722" w:rsidP="0044395F">
            <w:pPr>
              <w:widowControl w:val="0"/>
              <w:spacing w:after="0" w:line="240" w:lineRule="auto"/>
              <w:rPr>
                <w:rFonts w:ascii="Times New Roman" w:eastAsia="Times New Roman" w:hAnsi="Times New Roman" w:cs="Times New Roman"/>
                <w:sz w:val="22"/>
                <w:szCs w:val="22"/>
              </w:rPr>
            </w:pPr>
            <w:r w:rsidRPr="00EF36EB">
              <w:rPr>
                <w:rFonts w:ascii="Times New Roman" w:eastAsia="Times New Roman" w:hAnsi="Times New Roman" w:cs="Times New Roman"/>
                <w:b/>
                <w:bCs/>
                <w:sz w:val="22"/>
                <w:szCs w:val="22"/>
              </w:rPr>
              <w:t>Weak top-down control:</w:t>
            </w:r>
            <w:r w:rsidR="00EF36EB">
              <w:rPr>
                <w:rFonts w:ascii="Times New Roman" w:eastAsia="Times New Roman" w:hAnsi="Times New Roman" w:cs="Times New Roman"/>
                <w:sz w:val="22"/>
                <w:szCs w:val="22"/>
              </w:rPr>
              <w:t xml:space="preserve"> </w:t>
            </w:r>
            <w:r w:rsidR="0044395F">
              <w:rPr>
                <w:rFonts w:ascii="Times New Roman" w:eastAsia="Times New Roman" w:hAnsi="Times New Roman" w:cs="Times New Roman"/>
                <w:sz w:val="22"/>
                <w:szCs w:val="22"/>
              </w:rPr>
              <w:br/>
            </w:r>
            <w:r w:rsidR="00EF36EB">
              <w:rPr>
                <w:rFonts w:ascii="Times New Roman" w:eastAsia="Times New Roman" w:hAnsi="Times New Roman" w:cs="Times New Roman"/>
                <w:sz w:val="22"/>
                <w:szCs w:val="22"/>
              </w:rPr>
              <w:t>high</w:t>
            </w:r>
            <w:r w:rsidRPr="00D530A4">
              <w:rPr>
                <w:rFonts w:ascii="Times New Roman" w:eastAsia="Times New Roman" w:hAnsi="Times New Roman" w:cs="Times New Roman"/>
                <w:sz w:val="22"/>
                <w:szCs w:val="22"/>
              </w:rPr>
              <w:t xml:space="preserve"> planktivory decreases </w:t>
            </w:r>
            <w:r w:rsidRPr="00D530A4">
              <w:rPr>
                <w:rFonts w:ascii="Times New Roman" w:eastAsia="Times New Roman" w:hAnsi="Times New Roman" w:cs="Times New Roman"/>
                <w:sz w:val="22"/>
                <w:szCs w:val="22"/>
              </w:rPr>
              <w:lastRenderedPageBreak/>
              <w:t>grazing pressure, result</w:t>
            </w:r>
            <w:r w:rsidR="00EF36EB">
              <w:rPr>
                <w:rFonts w:ascii="Times New Roman" w:eastAsia="Times New Roman" w:hAnsi="Times New Roman" w:cs="Times New Roman"/>
                <w:sz w:val="22"/>
                <w:szCs w:val="22"/>
              </w:rPr>
              <w:t>s</w:t>
            </w:r>
            <w:r w:rsidRPr="00D530A4">
              <w:rPr>
                <w:rFonts w:ascii="Times New Roman" w:eastAsia="Times New Roman" w:hAnsi="Times New Roman" w:cs="Times New Roman"/>
                <w:sz w:val="22"/>
                <w:szCs w:val="22"/>
              </w:rPr>
              <w:t xml:space="preserve"> in </w:t>
            </w:r>
            <w:r w:rsidRPr="00D530A4">
              <w:rPr>
                <w:rFonts w:ascii="Times New Roman" w:eastAsia="Times New Roman" w:hAnsi="Times New Roman" w:cs="Times New Roman"/>
                <w:b/>
                <w:bCs/>
                <w:sz w:val="22"/>
                <w:szCs w:val="22"/>
              </w:rPr>
              <w:t>shallower</w:t>
            </w:r>
            <w:r w:rsidRPr="00D530A4">
              <w:rPr>
                <w:rFonts w:ascii="Times New Roman" w:eastAsia="Times New Roman" w:hAnsi="Times New Roman" w:cs="Times New Roman"/>
                <w:sz w:val="22"/>
                <w:szCs w:val="22"/>
              </w:rPr>
              <w:t xml:space="preserve"> basin walls</w:t>
            </w:r>
            <w:r w:rsidR="00CD0E87">
              <w:rPr>
                <w:rFonts w:ascii="Times New Roman" w:eastAsia="Times New Roman" w:hAnsi="Times New Roman" w:cs="Times New Roman"/>
                <w:sz w:val="22"/>
                <w:szCs w:val="22"/>
              </w:rPr>
              <w:t xml:space="preserve"> in the low productivity state</w:t>
            </w:r>
            <w:r w:rsidR="00EF36EB">
              <w:rPr>
                <w:rFonts w:ascii="Times New Roman" w:eastAsia="Times New Roman" w:hAnsi="Times New Roman" w:cs="Times New Roman"/>
                <w:sz w:val="22"/>
                <w:szCs w:val="22"/>
              </w:rPr>
              <w:t>;</w:t>
            </w:r>
            <w:r w:rsidR="00806A1B">
              <w:rPr>
                <w:rFonts w:ascii="Times New Roman" w:eastAsia="Times New Roman" w:hAnsi="Times New Roman" w:cs="Times New Roman"/>
                <w:sz w:val="22"/>
                <w:szCs w:val="22"/>
              </w:rPr>
              <w:t xml:space="preserve"> </w:t>
            </w:r>
            <w:r w:rsidR="00EF36EB">
              <w:rPr>
                <w:rFonts w:ascii="Times New Roman" w:eastAsia="Times New Roman" w:hAnsi="Times New Roman" w:cs="Times New Roman"/>
                <w:sz w:val="22"/>
                <w:szCs w:val="22"/>
              </w:rPr>
              <w:t>threshold at</w:t>
            </w:r>
            <w:r w:rsidR="00806A1B">
              <w:rPr>
                <w:rFonts w:ascii="Times New Roman" w:eastAsia="Times New Roman" w:hAnsi="Times New Roman" w:cs="Times New Roman"/>
                <w:sz w:val="22"/>
                <w:szCs w:val="22"/>
              </w:rPr>
              <w:t xml:space="preserve"> </w:t>
            </w:r>
            <w:r w:rsidR="00017A1D">
              <w:rPr>
                <w:rFonts w:ascii="Times New Roman" w:eastAsia="Times New Roman" w:hAnsi="Times New Roman" w:cs="Times New Roman"/>
                <w:sz w:val="22"/>
                <w:szCs w:val="22"/>
              </w:rPr>
              <w:t>+</w:t>
            </w:r>
            <w:r w:rsidR="00806A1B">
              <w:rPr>
                <w:rFonts w:ascii="Times New Roman" w:eastAsia="Times New Roman" w:hAnsi="Times New Roman" w:cs="Times New Roman"/>
                <w:sz w:val="22"/>
                <w:szCs w:val="22"/>
              </w:rPr>
              <w:t>NEP</w:t>
            </w:r>
            <w:r w:rsidR="00EF36EB">
              <w:rPr>
                <w:rFonts w:ascii="Times New Roman" w:eastAsia="Times New Roman" w:hAnsi="Times New Roman" w:cs="Times New Roman"/>
                <w:sz w:val="22"/>
                <w:szCs w:val="22"/>
              </w:rPr>
              <w:t xml:space="preserve"> value</w:t>
            </w:r>
          </w:p>
        </w:tc>
        <w:tc>
          <w:tcPr>
            <w:tcW w:w="2970" w:type="dxa"/>
            <w:vMerge w:val="restart"/>
            <w:tcBorders>
              <w:top w:val="nil"/>
              <w:left w:val="nil"/>
              <w:bottom w:val="single" w:sz="4" w:space="0" w:color="000000"/>
              <w:right w:val="nil"/>
            </w:tcBorders>
            <w:tcMar>
              <w:top w:w="0" w:type="dxa"/>
              <w:left w:w="100" w:type="dxa"/>
              <w:bottom w:w="0" w:type="dxa"/>
              <w:right w:w="100" w:type="dxa"/>
            </w:tcMar>
            <w:vAlign w:val="center"/>
          </w:tcPr>
          <w:p w14:paraId="00000035" w14:textId="00B2B42A" w:rsidR="008E0D62" w:rsidRPr="00D530A4" w:rsidRDefault="00806A1B" w:rsidP="0044395F">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GPP rates </w:t>
            </w:r>
            <w:r w:rsidR="00017A1D">
              <w:rPr>
                <w:rFonts w:ascii="Times New Roman" w:eastAsia="Times New Roman" w:hAnsi="Times New Roman" w:cs="Times New Roman"/>
                <w:sz w:val="22"/>
                <w:szCs w:val="22"/>
              </w:rPr>
              <w:t>more variable</w:t>
            </w:r>
            <w:r w:rsidR="0044395F">
              <w:rPr>
                <w:rFonts w:ascii="Times New Roman" w:eastAsia="Times New Roman" w:hAnsi="Times New Roman" w:cs="Times New Roman"/>
                <w:sz w:val="22"/>
                <w:szCs w:val="22"/>
              </w:rPr>
              <w:t xml:space="preserve">, crossing the threshold multiple </w:t>
            </w:r>
            <w:r w:rsidR="0044395F">
              <w:rPr>
                <w:rFonts w:ascii="Times New Roman" w:eastAsia="Times New Roman" w:hAnsi="Times New Roman" w:cs="Times New Roman"/>
                <w:sz w:val="22"/>
                <w:szCs w:val="22"/>
              </w:rPr>
              <w:lastRenderedPageBreak/>
              <w:t>times to high productivity state due to</w:t>
            </w:r>
            <w:r w:rsidR="00DC0722" w:rsidRPr="00D530A4">
              <w:rPr>
                <w:rFonts w:ascii="Times New Roman" w:eastAsia="Times New Roman" w:hAnsi="Times New Roman" w:cs="Times New Roman"/>
                <w:sz w:val="22"/>
                <w:szCs w:val="22"/>
              </w:rPr>
              <w:t xml:space="preserve"> greater</w:t>
            </w:r>
            <w:r w:rsidR="0044395F">
              <w:rPr>
                <w:rFonts w:ascii="Times New Roman" w:eastAsia="Times New Roman" w:hAnsi="Times New Roman" w:cs="Times New Roman"/>
                <w:sz w:val="22"/>
                <w:szCs w:val="22"/>
              </w:rPr>
              <w:t xml:space="preserve"> sensitivity</w:t>
            </w:r>
            <w:r w:rsidR="00DC0722" w:rsidRPr="00D530A4">
              <w:rPr>
                <w:rFonts w:ascii="Times New Roman" w:eastAsia="Times New Roman" w:hAnsi="Times New Roman" w:cs="Times New Roman"/>
                <w:sz w:val="22"/>
                <w:szCs w:val="22"/>
              </w:rPr>
              <w:t xml:space="preserve"> to </w:t>
            </w:r>
            <w:r w:rsidR="00017A1D">
              <w:rPr>
                <w:rFonts w:ascii="Times New Roman" w:eastAsia="Times New Roman" w:hAnsi="Times New Roman" w:cs="Times New Roman"/>
                <w:sz w:val="22"/>
                <w:szCs w:val="22"/>
              </w:rPr>
              <w:t>fast changes</w:t>
            </w:r>
            <w:r w:rsidR="00DC0722" w:rsidRPr="00D530A4">
              <w:rPr>
                <w:rFonts w:ascii="Times New Roman" w:eastAsia="Times New Roman" w:hAnsi="Times New Roman" w:cs="Times New Roman"/>
                <w:sz w:val="22"/>
                <w:szCs w:val="22"/>
              </w:rPr>
              <w:t xml:space="preserve"> in nutrients and temperature</w:t>
            </w:r>
          </w:p>
        </w:tc>
        <w:tc>
          <w:tcPr>
            <w:tcW w:w="3150" w:type="dxa"/>
            <w:tcBorders>
              <w:top w:val="nil"/>
              <w:left w:val="nil"/>
              <w:bottom w:val="nil"/>
              <w:right w:val="nil"/>
            </w:tcBorders>
            <w:tcMar>
              <w:top w:w="0" w:type="dxa"/>
              <w:left w:w="100" w:type="dxa"/>
              <w:bottom w:w="0" w:type="dxa"/>
              <w:right w:w="100" w:type="dxa"/>
            </w:tcMar>
            <w:vAlign w:val="center"/>
          </w:tcPr>
          <w:p w14:paraId="00000036" w14:textId="7791FBC3" w:rsidR="008E0D62" w:rsidRPr="008C66C0" w:rsidRDefault="00DC0722" w:rsidP="0044395F">
            <w:pPr>
              <w:widowControl w:val="0"/>
              <w:spacing w:after="0" w:line="240" w:lineRule="auto"/>
              <w:rPr>
                <w:rFonts w:ascii="Times New Roman" w:eastAsia="Times New Roman" w:hAnsi="Times New Roman" w:cs="Times New Roman"/>
                <w:sz w:val="22"/>
                <w:szCs w:val="22"/>
                <w:lang w:val="fr-FR"/>
              </w:rPr>
            </w:pPr>
            <w:r w:rsidRPr="008C66C0">
              <w:rPr>
                <w:rFonts w:ascii="Times New Roman" w:eastAsia="Times New Roman" w:hAnsi="Times New Roman" w:cs="Times New Roman"/>
                <w:b/>
                <w:bCs/>
                <w:sz w:val="22"/>
                <w:szCs w:val="22"/>
                <w:lang w:val="fr-FR"/>
              </w:rPr>
              <w:lastRenderedPageBreak/>
              <w:t xml:space="preserve">Trout: </w:t>
            </w:r>
            <w:r w:rsidRPr="008C66C0">
              <w:rPr>
                <w:rFonts w:ascii="Times New Roman" w:eastAsia="Times New Roman" w:hAnsi="Times New Roman" w:cs="Times New Roman"/>
                <w:i/>
                <w:iCs/>
                <w:sz w:val="22"/>
                <w:szCs w:val="22"/>
                <w:lang w:val="fr-FR"/>
              </w:rPr>
              <w:t>Bythotrephes</w:t>
            </w:r>
            <w:r w:rsidRPr="008C66C0">
              <w:rPr>
                <w:rFonts w:ascii="Times New Roman" w:eastAsia="Times New Roman" w:hAnsi="Times New Roman" w:cs="Times New Roman"/>
                <w:sz w:val="22"/>
                <w:szCs w:val="22"/>
                <w:lang w:val="fr-FR"/>
              </w:rPr>
              <w:t xml:space="preserve"> invasion</w:t>
            </w:r>
            <w:r w:rsidR="0044395F">
              <w:rPr>
                <w:rFonts w:ascii="Times New Roman" w:eastAsia="Times New Roman" w:hAnsi="Times New Roman" w:cs="Times New Roman"/>
                <w:sz w:val="22"/>
                <w:szCs w:val="22"/>
                <w:lang w:val="fr-FR"/>
              </w:rPr>
              <w:t xml:space="preserve"> </w:t>
            </w:r>
            <w:r w:rsidR="00017A1D">
              <w:rPr>
                <w:rFonts w:ascii="Times New Roman" w:eastAsia="Times New Roman" w:hAnsi="Times New Roman" w:cs="Times New Roman"/>
                <w:sz w:val="22"/>
                <w:szCs w:val="22"/>
                <w:lang w:val="fr-FR"/>
              </w:rPr>
              <w:t xml:space="preserve">(2014–) </w:t>
            </w:r>
            <w:r w:rsidRPr="008C66C0">
              <w:rPr>
                <w:rFonts w:ascii="Times New Roman" w:eastAsia="Times New Roman" w:hAnsi="Times New Roman" w:cs="Times New Roman"/>
                <w:sz w:val="22"/>
                <w:szCs w:val="22"/>
                <w:lang w:val="fr-FR"/>
              </w:rPr>
              <w:t>(</w:t>
            </w:r>
            <w:r w:rsidR="008C66C0" w:rsidRPr="008C66C0">
              <w:rPr>
                <w:rFonts w:ascii="Times New Roman" w:eastAsia="Times New Roman" w:hAnsi="Times New Roman" w:cs="Times New Roman"/>
                <w:sz w:val="22"/>
                <w:szCs w:val="22"/>
                <w:lang w:val="fr-FR"/>
              </w:rPr>
              <w:t xml:space="preserve">Martin et al. </w:t>
            </w:r>
            <w:r w:rsidR="008C66C0">
              <w:rPr>
                <w:rFonts w:ascii="Times New Roman" w:eastAsia="Times New Roman" w:hAnsi="Times New Roman" w:cs="Times New Roman"/>
                <w:sz w:val="22"/>
                <w:szCs w:val="22"/>
                <w:lang w:val="fr-FR"/>
              </w:rPr>
              <w:t>202</w:t>
            </w:r>
            <w:r w:rsidR="00C55D47">
              <w:rPr>
                <w:rFonts w:ascii="Times New Roman" w:eastAsia="Times New Roman" w:hAnsi="Times New Roman" w:cs="Times New Roman"/>
                <w:sz w:val="22"/>
                <w:szCs w:val="22"/>
                <w:lang w:val="fr-FR"/>
              </w:rPr>
              <w:t>2</w:t>
            </w:r>
            <w:r w:rsidRPr="008C66C0">
              <w:rPr>
                <w:rFonts w:ascii="Times New Roman" w:eastAsia="Times New Roman" w:hAnsi="Times New Roman" w:cs="Times New Roman"/>
                <w:sz w:val="22"/>
                <w:szCs w:val="22"/>
                <w:lang w:val="fr-FR"/>
              </w:rPr>
              <w:t>)</w:t>
            </w:r>
          </w:p>
        </w:tc>
      </w:tr>
      <w:tr w:rsidR="008E0D62" w:rsidRPr="00D530A4" w14:paraId="425867BC" w14:textId="77777777" w:rsidTr="00F955BA">
        <w:trPr>
          <w:trHeight w:val="890"/>
        </w:trPr>
        <w:tc>
          <w:tcPr>
            <w:tcW w:w="3150" w:type="dxa"/>
            <w:vMerge/>
            <w:tcBorders>
              <w:top w:val="nil"/>
              <w:left w:val="nil"/>
              <w:bottom w:val="single" w:sz="4" w:space="0" w:color="000000"/>
              <w:right w:val="nil"/>
            </w:tcBorders>
            <w:tcMar>
              <w:top w:w="0" w:type="dxa"/>
              <w:left w:w="100" w:type="dxa"/>
              <w:bottom w:w="0" w:type="dxa"/>
              <w:right w:w="100" w:type="dxa"/>
            </w:tcMar>
            <w:vAlign w:val="center"/>
          </w:tcPr>
          <w:p w14:paraId="00000037" w14:textId="77777777" w:rsidR="008E0D62" w:rsidRPr="008C66C0" w:rsidRDefault="008E0D62" w:rsidP="0044395F">
            <w:pPr>
              <w:widowControl w:val="0"/>
              <w:pBdr>
                <w:top w:val="nil"/>
                <w:left w:val="nil"/>
                <w:bottom w:val="nil"/>
                <w:right w:val="nil"/>
                <w:between w:val="nil"/>
              </w:pBdr>
              <w:spacing w:after="0" w:line="240" w:lineRule="auto"/>
              <w:rPr>
                <w:rFonts w:ascii="Times New Roman" w:eastAsia="Times New Roman" w:hAnsi="Times New Roman" w:cs="Times New Roman"/>
                <w:sz w:val="22"/>
                <w:szCs w:val="22"/>
                <w:lang w:val="fr-FR"/>
              </w:rPr>
            </w:pPr>
          </w:p>
        </w:tc>
        <w:tc>
          <w:tcPr>
            <w:tcW w:w="2970" w:type="dxa"/>
            <w:vMerge/>
            <w:tcBorders>
              <w:top w:val="nil"/>
              <w:left w:val="nil"/>
              <w:bottom w:val="single" w:sz="4" w:space="0" w:color="000000"/>
              <w:right w:val="nil"/>
            </w:tcBorders>
            <w:tcMar>
              <w:top w:w="0" w:type="dxa"/>
              <w:left w:w="100" w:type="dxa"/>
              <w:bottom w:w="0" w:type="dxa"/>
              <w:right w:w="100" w:type="dxa"/>
            </w:tcMar>
            <w:vAlign w:val="center"/>
          </w:tcPr>
          <w:p w14:paraId="00000038" w14:textId="77777777" w:rsidR="008E0D62" w:rsidRPr="008C66C0" w:rsidRDefault="008E0D62" w:rsidP="0044395F">
            <w:pPr>
              <w:widowControl w:val="0"/>
              <w:pBdr>
                <w:top w:val="nil"/>
                <w:left w:val="nil"/>
                <w:bottom w:val="nil"/>
                <w:right w:val="nil"/>
                <w:between w:val="nil"/>
              </w:pBdr>
              <w:spacing w:after="0" w:line="240" w:lineRule="auto"/>
              <w:rPr>
                <w:rFonts w:ascii="Times New Roman" w:eastAsia="Times New Roman" w:hAnsi="Times New Roman" w:cs="Times New Roman"/>
                <w:sz w:val="22"/>
                <w:szCs w:val="22"/>
                <w:lang w:val="fr-FR"/>
              </w:rPr>
            </w:pPr>
          </w:p>
        </w:tc>
        <w:tc>
          <w:tcPr>
            <w:tcW w:w="3150" w:type="dxa"/>
            <w:tcBorders>
              <w:top w:val="nil"/>
              <w:left w:val="nil"/>
              <w:bottom w:val="single" w:sz="4" w:space="0" w:color="000000"/>
              <w:right w:val="nil"/>
            </w:tcBorders>
            <w:tcMar>
              <w:top w:w="0" w:type="dxa"/>
              <w:left w:w="100" w:type="dxa"/>
              <w:bottom w:w="0" w:type="dxa"/>
              <w:right w:w="100" w:type="dxa"/>
            </w:tcMar>
            <w:vAlign w:val="center"/>
          </w:tcPr>
          <w:p w14:paraId="00000039" w14:textId="11449B4C" w:rsidR="008E0D62" w:rsidRPr="00D530A4" w:rsidRDefault="00DC0722" w:rsidP="0044395F">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Sparkling: </w:t>
            </w:r>
            <w:r w:rsidRPr="00D530A4">
              <w:rPr>
                <w:rFonts w:ascii="Times New Roman" w:eastAsia="Times New Roman" w:hAnsi="Times New Roman" w:cs="Times New Roman"/>
                <w:sz w:val="22"/>
                <w:szCs w:val="22"/>
              </w:rPr>
              <w:t>smelt removal/cisco stocking (</w:t>
            </w:r>
            <w:r w:rsidR="00EF36EB">
              <w:rPr>
                <w:rFonts w:ascii="Times New Roman" w:eastAsia="Times New Roman" w:hAnsi="Times New Roman" w:cs="Times New Roman"/>
                <w:sz w:val="22"/>
                <w:szCs w:val="22"/>
              </w:rPr>
              <w:t>Mrnak et al. 2025)</w:t>
            </w:r>
          </w:p>
        </w:tc>
      </w:tr>
      <w:tr w:rsidR="008E0D62" w:rsidRPr="00D530A4" w14:paraId="54906F7D" w14:textId="77777777" w:rsidTr="00A22AC9">
        <w:trPr>
          <w:trHeight w:val="530"/>
        </w:trPr>
        <w:tc>
          <w:tcPr>
            <w:tcW w:w="3150" w:type="dxa"/>
            <w:vMerge w:val="restart"/>
            <w:tcBorders>
              <w:top w:val="nil"/>
              <w:left w:val="nil"/>
              <w:bottom w:val="single" w:sz="4" w:space="0" w:color="000000"/>
              <w:right w:val="nil"/>
            </w:tcBorders>
            <w:tcMar>
              <w:top w:w="0" w:type="dxa"/>
              <w:left w:w="100" w:type="dxa"/>
              <w:bottom w:w="0" w:type="dxa"/>
              <w:right w:w="100" w:type="dxa"/>
            </w:tcMar>
            <w:vAlign w:val="center"/>
          </w:tcPr>
          <w:p w14:paraId="0000003A" w14:textId="509E521E" w:rsidR="008E0D62" w:rsidRPr="00D530A4" w:rsidRDefault="00DC0722" w:rsidP="00A22AC9">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Stro</w:t>
            </w:r>
            <w:r w:rsidRPr="0044395F">
              <w:rPr>
                <w:rFonts w:ascii="Times New Roman" w:eastAsia="Times New Roman" w:hAnsi="Times New Roman" w:cs="Times New Roman"/>
                <w:b/>
                <w:bCs/>
                <w:sz w:val="22"/>
                <w:szCs w:val="22"/>
              </w:rPr>
              <w:t>ng bottom-up control:</w:t>
            </w:r>
            <w:r w:rsidRPr="00D530A4">
              <w:rPr>
                <w:rFonts w:ascii="Times New Roman" w:eastAsia="Times New Roman" w:hAnsi="Times New Roman" w:cs="Times New Roman"/>
                <w:sz w:val="22"/>
                <w:szCs w:val="22"/>
              </w:rPr>
              <w:br/>
              <w:t>High</w:t>
            </w:r>
            <w:r w:rsidR="0044395F">
              <w:rPr>
                <w:rFonts w:ascii="Times New Roman" w:eastAsia="Times New Roman" w:hAnsi="Times New Roman" w:cs="Times New Roman"/>
                <w:sz w:val="22"/>
                <w:szCs w:val="22"/>
              </w:rPr>
              <w:t xml:space="preserve"> staining</w:t>
            </w:r>
            <w:r w:rsidR="00017A1D">
              <w:rPr>
                <w:rFonts w:ascii="Times New Roman" w:eastAsia="Times New Roman" w:hAnsi="Times New Roman" w:cs="Times New Roman"/>
                <w:sz w:val="22"/>
                <w:szCs w:val="22"/>
              </w:rPr>
              <w:t xml:space="preserve"> attenuates</w:t>
            </w:r>
            <w:r w:rsidRPr="00D530A4">
              <w:rPr>
                <w:rFonts w:ascii="Times New Roman" w:eastAsia="Times New Roman" w:hAnsi="Times New Roman" w:cs="Times New Roman"/>
                <w:sz w:val="22"/>
                <w:szCs w:val="22"/>
              </w:rPr>
              <w:t xml:space="preserve"> light, or </w:t>
            </w:r>
            <w:r w:rsidR="00017A1D">
              <w:rPr>
                <w:rFonts w:ascii="Times New Roman" w:eastAsia="Times New Roman" w:hAnsi="Times New Roman" w:cs="Times New Roman"/>
                <w:sz w:val="22"/>
                <w:szCs w:val="22"/>
              </w:rPr>
              <w:t xml:space="preserve">high macrophyte biomass increases </w:t>
            </w:r>
            <w:r w:rsidRPr="00D530A4">
              <w:rPr>
                <w:rFonts w:ascii="Times New Roman" w:eastAsia="Times New Roman" w:hAnsi="Times New Roman" w:cs="Times New Roman"/>
                <w:sz w:val="22"/>
                <w:szCs w:val="22"/>
              </w:rPr>
              <w:t>nutrient competition</w:t>
            </w:r>
            <w:r w:rsidR="00017A1D">
              <w:rPr>
                <w:rFonts w:ascii="Times New Roman" w:eastAsia="Times New Roman" w:hAnsi="Times New Roman" w:cs="Times New Roman"/>
                <w:sz w:val="22"/>
                <w:szCs w:val="22"/>
              </w:rPr>
              <w:t xml:space="preserve">; </w:t>
            </w:r>
            <w:r w:rsidRPr="00D530A4">
              <w:rPr>
                <w:rFonts w:ascii="Times New Roman" w:eastAsia="Times New Roman" w:hAnsi="Times New Roman" w:cs="Times New Roman"/>
                <w:sz w:val="22"/>
                <w:szCs w:val="22"/>
              </w:rPr>
              <w:t>result</w:t>
            </w:r>
            <w:r w:rsidR="00017A1D">
              <w:rPr>
                <w:rFonts w:ascii="Times New Roman" w:eastAsia="Times New Roman" w:hAnsi="Times New Roman" w:cs="Times New Roman"/>
                <w:sz w:val="22"/>
                <w:szCs w:val="22"/>
              </w:rPr>
              <w:t>s</w:t>
            </w:r>
            <w:r w:rsidRPr="00D530A4">
              <w:rPr>
                <w:rFonts w:ascii="Times New Roman" w:eastAsia="Times New Roman" w:hAnsi="Times New Roman" w:cs="Times New Roman"/>
                <w:sz w:val="22"/>
                <w:szCs w:val="22"/>
              </w:rPr>
              <w:t xml:space="preserve"> in </w:t>
            </w:r>
            <w:r w:rsidR="0044395F" w:rsidRPr="00D530A4">
              <w:rPr>
                <w:rFonts w:ascii="Times New Roman" w:eastAsia="Times New Roman" w:hAnsi="Times New Roman" w:cs="Times New Roman"/>
                <w:b/>
                <w:bCs/>
                <w:sz w:val="22"/>
                <w:szCs w:val="22"/>
              </w:rPr>
              <w:t>steeper</w:t>
            </w:r>
            <w:r w:rsidR="0044395F" w:rsidRPr="00D530A4">
              <w:rPr>
                <w:rFonts w:ascii="Times New Roman" w:eastAsia="Times New Roman" w:hAnsi="Times New Roman" w:cs="Times New Roman"/>
                <w:sz w:val="22"/>
                <w:szCs w:val="22"/>
              </w:rPr>
              <w:t xml:space="preserve"> </w:t>
            </w:r>
            <w:r w:rsidR="0044395F">
              <w:rPr>
                <w:rFonts w:ascii="Times New Roman" w:eastAsia="Times New Roman" w:hAnsi="Times New Roman" w:cs="Times New Roman"/>
                <w:sz w:val="22"/>
                <w:szCs w:val="22"/>
              </w:rPr>
              <w:t xml:space="preserve">low productivity </w:t>
            </w:r>
            <w:r w:rsidR="0044395F" w:rsidRPr="00D530A4">
              <w:rPr>
                <w:rFonts w:ascii="Times New Roman" w:eastAsia="Times New Roman" w:hAnsi="Times New Roman" w:cs="Times New Roman"/>
                <w:sz w:val="22"/>
                <w:szCs w:val="22"/>
              </w:rPr>
              <w:t>basin</w:t>
            </w:r>
            <w:r w:rsidR="0044395F">
              <w:rPr>
                <w:rFonts w:ascii="Times New Roman" w:eastAsia="Times New Roman" w:hAnsi="Times New Roman" w:cs="Times New Roman"/>
                <w:sz w:val="22"/>
                <w:szCs w:val="22"/>
              </w:rPr>
              <w:t xml:space="preserve"> and threshold at </w:t>
            </w:r>
            <w:r w:rsidR="00017A1D">
              <w:rPr>
                <w:rFonts w:ascii="Times New Roman" w:eastAsia="Times New Roman" w:hAnsi="Times New Roman" w:cs="Times New Roman"/>
                <w:sz w:val="22"/>
                <w:szCs w:val="22"/>
              </w:rPr>
              <w:t>–</w:t>
            </w:r>
            <w:r w:rsidR="0044395F">
              <w:rPr>
                <w:rFonts w:ascii="Times New Roman" w:eastAsia="Times New Roman" w:hAnsi="Times New Roman" w:cs="Times New Roman"/>
                <w:sz w:val="22"/>
                <w:szCs w:val="22"/>
              </w:rPr>
              <w:t xml:space="preserve">NEP or </w:t>
            </w:r>
            <w:r w:rsidR="00017A1D">
              <w:rPr>
                <w:rFonts w:ascii="Times New Roman" w:eastAsia="Times New Roman" w:hAnsi="Times New Roman" w:cs="Times New Roman"/>
                <w:sz w:val="22"/>
                <w:szCs w:val="22"/>
              </w:rPr>
              <w:t>near</w:t>
            </w:r>
            <w:r w:rsidR="0044395F">
              <w:rPr>
                <w:rFonts w:ascii="Times New Roman" w:eastAsia="Times New Roman" w:hAnsi="Times New Roman" w:cs="Times New Roman"/>
                <w:sz w:val="22"/>
                <w:szCs w:val="22"/>
              </w:rPr>
              <w:t xml:space="preserve"> NEP = 0</w:t>
            </w:r>
          </w:p>
        </w:tc>
        <w:tc>
          <w:tcPr>
            <w:tcW w:w="2970" w:type="dxa"/>
            <w:vMerge w:val="restart"/>
            <w:tcBorders>
              <w:top w:val="nil"/>
              <w:left w:val="nil"/>
              <w:bottom w:val="single" w:sz="4" w:space="0" w:color="000000"/>
              <w:right w:val="nil"/>
            </w:tcBorders>
            <w:tcMar>
              <w:top w:w="0" w:type="dxa"/>
              <w:left w:w="100" w:type="dxa"/>
              <w:bottom w:w="0" w:type="dxa"/>
              <w:right w:w="100" w:type="dxa"/>
            </w:tcMar>
            <w:vAlign w:val="center"/>
          </w:tcPr>
          <w:p w14:paraId="0000003B" w14:textId="59962EA8" w:rsidR="008E0D62" w:rsidRPr="00D530A4" w:rsidRDefault="00DC0722" w:rsidP="00017A1D">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Lower</w:t>
            </w:r>
            <w:r w:rsidR="00EF36EB">
              <w:rPr>
                <w:rFonts w:ascii="Times New Roman" w:eastAsia="Times New Roman" w:hAnsi="Times New Roman" w:cs="Times New Roman"/>
                <w:sz w:val="22"/>
                <w:szCs w:val="22"/>
              </w:rPr>
              <w:t xml:space="preserve"> GPP rates </w:t>
            </w:r>
            <w:r w:rsidRPr="00D530A4">
              <w:rPr>
                <w:rFonts w:ascii="Times New Roman" w:eastAsia="Times New Roman" w:hAnsi="Times New Roman" w:cs="Times New Roman"/>
                <w:sz w:val="22"/>
                <w:szCs w:val="22"/>
              </w:rPr>
              <w:t>due to restricted light availability</w:t>
            </w:r>
            <w:r w:rsidR="00EF36EB">
              <w:rPr>
                <w:rFonts w:ascii="Times New Roman" w:eastAsia="Times New Roman" w:hAnsi="Times New Roman" w:cs="Times New Roman"/>
                <w:sz w:val="22"/>
                <w:szCs w:val="22"/>
              </w:rPr>
              <w:t>,</w:t>
            </w:r>
            <w:r w:rsidRPr="00D530A4">
              <w:rPr>
                <w:rFonts w:ascii="Times New Roman" w:eastAsia="Times New Roman" w:hAnsi="Times New Roman" w:cs="Times New Roman"/>
                <w:sz w:val="22"/>
                <w:szCs w:val="22"/>
              </w:rPr>
              <w:t xml:space="preserve"> despite nutrient enrichment</w:t>
            </w:r>
          </w:p>
        </w:tc>
        <w:tc>
          <w:tcPr>
            <w:tcW w:w="3150" w:type="dxa"/>
            <w:tcBorders>
              <w:top w:val="nil"/>
              <w:left w:val="nil"/>
              <w:bottom w:val="nil"/>
              <w:right w:val="nil"/>
            </w:tcBorders>
            <w:tcMar>
              <w:top w:w="0" w:type="dxa"/>
              <w:left w:w="100" w:type="dxa"/>
              <w:bottom w:w="0" w:type="dxa"/>
              <w:right w:w="100" w:type="dxa"/>
            </w:tcMar>
          </w:tcPr>
          <w:p w14:paraId="0000003C" w14:textId="28B8FB03" w:rsidR="008E0D62" w:rsidRPr="00D530A4" w:rsidRDefault="00DC0722" w:rsidP="00AA26AD">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Tuesday:</w:t>
            </w:r>
            <w:r w:rsidRPr="00D530A4">
              <w:rPr>
                <w:rFonts w:ascii="Times New Roman" w:eastAsia="Times New Roman" w:hAnsi="Times New Roman" w:cs="Times New Roman"/>
                <w:sz w:val="22"/>
                <w:szCs w:val="22"/>
              </w:rPr>
              <w:t xml:space="preserve"> </w:t>
            </w:r>
            <w:r w:rsidR="003027E2">
              <w:rPr>
                <w:rFonts w:ascii="Times New Roman" w:eastAsia="Times New Roman" w:hAnsi="Times New Roman" w:cs="Times New Roman"/>
                <w:sz w:val="22"/>
                <w:szCs w:val="22"/>
              </w:rPr>
              <w:t>stained</w:t>
            </w:r>
            <w:r w:rsidR="00A22AC9">
              <w:rPr>
                <w:rFonts w:ascii="Times New Roman" w:eastAsia="Times New Roman" w:hAnsi="Times New Roman" w:cs="Times New Roman"/>
                <w:sz w:val="22"/>
                <w:szCs w:val="22"/>
              </w:rPr>
              <w:t xml:space="preserve"> &amp; </w:t>
            </w:r>
            <w:r w:rsidR="00EF36EB">
              <w:rPr>
                <w:rFonts w:ascii="Times New Roman" w:eastAsia="Times New Roman" w:hAnsi="Times New Roman" w:cs="Times New Roman"/>
                <w:sz w:val="22"/>
                <w:szCs w:val="22"/>
              </w:rPr>
              <w:t>enriched</w:t>
            </w:r>
            <w:r w:rsidRPr="00D530A4">
              <w:rPr>
                <w:rFonts w:ascii="Times New Roman" w:eastAsia="Times New Roman" w:hAnsi="Times New Roman" w:cs="Times New Roman"/>
                <w:sz w:val="22"/>
                <w:szCs w:val="22"/>
              </w:rPr>
              <w:t xml:space="preserve"> </w:t>
            </w:r>
            <w:r w:rsidR="00F955BA">
              <w:rPr>
                <w:rFonts w:ascii="Times New Roman" w:eastAsia="Times New Roman" w:hAnsi="Times New Roman" w:cs="Times New Roman"/>
                <w:sz w:val="22"/>
                <w:szCs w:val="22"/>
              </w:rPr>
              <w:t xml:space="preserve">(2013-15) </w:t>
            </w:r>
            <w:r w:rsidR="00EF36EB">
              <w:rPr>
                <w:rFonts w:ascii="Times New Roman" w:eastAsia="Times New Roman" w:hAnsi="Times New Roman" w:cs="Times New Roman"/>
                <w:sz w:val="22"/>
                <w:szCs w:val="22"/>
              </w:rPr>
              <w:t>(Wilkinson et al 2018)</w:t>
            </w:r>
          </w:p>
        </w:tc>
      </w:tr>
      <w:tr w:rsidR="008E0D62" w:rsidRPr="00D530A4" w14:paraId="4411E03B" w14:textId="77777777" w:rsidTr="00F955BA">
        <w:trPr>
          <w:trHeight w:val="188"/>
        </w:trPr>
        <w:tc>
          <w:tcPr>
            <w:tcW w:w="3150" w:type="dxa"/>
            <w:vMerge/>
            <w:tcBorders>
              <w:top w:val="nil"/>
              <w:left w:val="nil"/>
              <w:bottom w:val="single" w:sz="4" w:space="0" w:color="000000"/>
              <w:right w:val="nil"/>
            </w:tcBorders>
            <w:tcMar>
              <w:top w:w="0" w:type="dxa"/>
              <w:left w:w="100" w:type="dxa"/>
              <w:bottom w:w="0" w:type="dxa"/>
              <w:right w:w="100" w:type="dxa"/>
            </w:tcMar>
          </w:tcPr>
          <w:p w14:paraId="0000003D"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2970" w:type="dxa"/>
            <w:vMerge/>
            <w:tcBorders>
              <w:top w:val="nil"/>
              <w:left w:val="nil"/>
              <w:bottom w:val="single" w:sz="4" w:space="0" w:color="000000"/>
              <w:right w:val="nil"/>
            </w:tcBorders>
            <w:tcMar>
              <w:top w:w="0" w:type="dxa"/>
              <w:left w:w="100" w:type="dxa"/>
              <w:bottom w:w="0" w:type="dxa"/>
              <w:right w:w="100" w:type="dxa"/>
            </w:tcMar>
          </w:tcPr>
          <w:p w14:paraId="0000003E"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3150" w:type="dxa"/>
            <w:tcBorders>
              <w:top w:val="nil"/>
              <w:left w:val="nil"/>
              <w:bottom w:val="single" w:sz="4" w:space="0" w:color="000000"/>
              <w:right w:val="nil"/>
            </w:tcBorders>
            <w:tcMar>
              <w:top w:w="0" w:type="dxa"/>
              <w:left w:w="100" w:type="dxa"/>
              <w:bottom w:w="0" w:type="dxa"/>
              <w:right w:w="100" w:type="dxa"/>
            </w:tcMar>
          </w:tcPr>
          <w:p w14:paraId="0000003F" w14:textId="38A10B3F" w:rsidR="008E0D62" w:rsidRPr="00D530A4" w:rsidRDefault="00DC0722" w:rsidP="00AA26AD">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Peter:</w:t>
            </w:r>
            <w:r w:rsidRPr="00D530A4">
              <w:rPr>
                <w:rFonts w:ascii="Times New Roman" w:eastAsia="Times New Roman" w:hAnsi="Times New Roman" w:cs="Times New Roman"/>
                <w:sz w:val="22"/>
                <w:szCs w:val="22"/>
              </w:rPr>
              <w:t xml:space="preserve"> </w:t>
            </w:r>
            <w:r w:rsidR="00F955BA">
              <w:rPr>
                <w:rFonts w:ascii="Times New Roman" w:eastAsia="Times New Roman" w:hAnsi="Times New Roman" w:cs="Times New Roman"/>
                <w:sz w:val="22"/>
                <w:szCs w:val="22"/>
              </w:rPr>
              <w:t>Dye</w:t>
            </w:r>
            <w:r w:rsidRPr="00D530A4">
              <w:rPr>
                <w:rFonts w:ascii="Times New Roman" w:eastAsia="Times New Roman" w:hAnsi="Times New Roman" w:cs="Times New Roman"/>
                <w:sz w:val="22"/>
                <w:szCs w:val="22"/>
              </w:rPr>
              <w:t xml:space="preserve"> addition</w:t>
            </w:r>
            <w:r w:rsidR="00A22AC9">
              <w:rPr>
                <w:rFonts w:ascii="Times New Roman" w:eastAsia="Times New Roman" w:hAnsi="Times New Roman" w:cs="Times New Roman"/>
                <w:sz w:val="22"/>
                <w:szCs w:val="22"/>
              </w:rPr>
              <w:t xml:space="preserve"> &amp;</w:t>
            </w:r>
            <w:r w:rsidR="00EF36EB">
              <w:rPr>
                <w:rFonts w:ascii="Times New Roman" w:eastAsia="Times New Roman" w:hAnsi="Times New Roman" w:cs="Times New Roman"/>
                <w:sz w:val="22"/>
                <w:szCs w:val="22"/>
              </w:rPr>
              <w:t xml:space="preserve"> enriched </w:t>
            </w:r>
            <w:r w:rsidR="00F955BA">
              <w:rPr>
                <w:rFonts w:ascii="Times New Roman" w:eastAsia="Times New Roman" w:hAnsi="Times New Roman" w:cs="Times New Roman"/>
                <w:sz w:val="22"/>
                <w:szCs w:val="22"/>
              </w:rPr>
              <w:t xml:space="preserve">(2024-25) </w:t>
            </w:r>
            <w:r w:rsidR="00EF36EB">
              <w:rPr>
                <w:rFonts w:ascii="Times New Roman" w:eastAsia="Times New Roman" w:hAnsi="Times New Roman" w:cs="Times New Roman"/>
                <w:sz w:val="22"/>
                <w:szCs w:val="22"/>
              </w:rPr>
              <w:t>(Wilkinson et al 2026)</w:t>
            </w:r>
          </w:p>
        </w:tc>
      </w:tr>
      <w:tr w:rsidR="008E0D62" w:rsidRPr="00D530A4" w14:paraId="7CD41EC2" w14:textId="77777777" w:rsidTr="00F955BA">
        <w:trPr>
          <w:trHeight w:val="836"/>
        </w:trPr>
        <w:tc>
          <w:tcPr>
            <w:tcW w:w="3150" w:type="dxa"/>
            <w:vMerge/>
            <w:tcBorders>
              <w:top w:val="nil"/>
              <w:left w:val="nil"/>
              <w:bottom w:val="single" w:sz="4" w:space="0" w:color="000000"/>
              <w:right w:val="nil"/>
            </w:tcBorders>
            <w:tcMar>
              <w:top w:w="0" w:type="dxa"/>
              <w:left w:w="100" w:type="dxa"/>
              <w:bottom w:w="0" w:type="dxa"/>
              <w:right w:w="100" w:type="dxa"/>
            </w:tcMar>
          </w:tcPr>
          <w:p w14:paraId="00000040"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2970" w:type="dxa"/>
            <w:tcBorders>
              <w:top w:val="nil"/>
              <w:left w:val="nil"/>
              <w:bottom w:val="single" w:sz="4" w:space="0" w:color="000000"/>
              <w:right w:val="nil"/>
            </w:tcBorders>
            <w:tcMar>
              <w:top w:w="0" w:type="dxa"/>
              <w:left w:w="100" w:type="dxa"/>
              <w:bottom w:w="0" w:type="dxa"/>
              <w:right w:w="100" w:type="dxa"/>
            </w:tcMar>
          </w:tcPr>
          <w:p w14:paraId="00000041" w14:textId="71DD46EF" w:rsidR="008E0D62" w:rsidRPr="00D530A4" w:rsidRDefault="00DC0722" w:rsidP="00AA26AD">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 xml:space="preserve">Lower pelagic </w:t>
            </w:r>
            <w:r w:rsidR="003027E2">
              <w:rPr>
                <w:rFonts w:ascii="Times New Roman" w:eastAsia="Times New Roman" w:hAnsi="Times New Roman" w:cs="Times New Roman"/>
                <w:sz w:val="22"/>
                <w:szCs w:val="22"/>
              </w:rPr>
              <w:t>GPP</w:t>
            </w:r>
            <w:r w:rsidRPr="00D530A4">
              <w:rPr>
                <w:rFonts w:ascii="Times New Roman" w:eastAsia="Times New Roman" w:hAnsi="Times New Roman" w:cs="Times New Roman"/>
                <w:sz w:val="22"/>
                <w:szCs w:val="22"/>
              </w:rPr>
              <w:t xml:space="preserve"> due to reduced nutrient availability from macrophyte competition</w:t>
            </w:r>
          </w:p>
        </w:tc>
        <w:tc>
          <w:tcPr>
            <w:tcW w:w="3150" w:type="dxa"/>
            <w:tcBorders>
              <w:top w:val="nil"/>
              <w:left w:val="nil"/>
              <w:bottom w:val="single" w:sz="4" w:space="0" w:color="000000"/>
              <w:right w:val="nil"/>
            </w:tcBorders>
            <w:tcMar>
              <w:top w:w="0" w:type="dxa"/>
              <w:left w:w="100" w:type="dxa"/>
              <w:bottom w:w="0" w:type="dxa"/>
              <w:right w:w="100" w:type="dxa"/>
            </w:tcMar>
            <w:vAlign w:val="center"/>
          </w:tcPr>
          <w:p w14:paraId="00000042" w14:textId="31D7F1CC" w:rsidR="008E0D62" w:rsidRPr="00D530A4" w:rsidRDefault="00DC0722" w:rsidP="00017A1D">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Sparkling:</w:t>
            </w:r>
            <w:r w:rsidRPr="00D530A4">
              <w:rPr>
                <w:rFonts w:ascii="Times New Roman" w:eastAsia="Times New Roman" w:hAnsi="Times New Roman" w:cs="Times New Roman"/>
                <w:sz w:val="22"/>
                <w:szCs w:val="22"/>
              </w:rPr>
              <w:t xml:space="preserve"> macrophyte recovery </w:t>
            </w:r>
            <w:r w:rsidR="00017A1D">
              <w:rPr>
                <w:rFonts w:ascii="Times New Roman" w:eastAsia="Times New Roman" w:hAnsi="Times New Roman" w:cs="Times New Roman"/>
                <w:sz w:val="22"/>
                <w:szCs w:val="22"/>
              </w:rPr>
              <w:t>after rusty crayfish removal (</w:t>
            </w:r>
            <w:r w:rsidR="00017A1D" w:rsidRPr="00017A1D">
              <w:rPr>
                <w:rFonts w:ascii="Times New Roman" w:eastAsia="Times New Roman" w:hAnsi="Times New Roman" w:cs="Times New Roman"/>
                <w:sz w:val="22"/>
                <w:szCs w:val="22"/>
                <w:highlight w:val="yellow"/>
              </w:rPr>
              <w:t>REF</w:t>
            </w:r>
            <w:r w:rsidR="00017A1D">
              <w:rPr>
                <w:rFonts w:ascii="Times New Roman" w:eastAsia="Times New Roman" w:hAnsi="Times New Roman" w:cs="Times New Roman"/>
                <w:sz w:val="22"/>
                <w:szCs w:val="22"/>
              </w:rPr>
              <w:t>)</w:t>
            </w:r>
          </w:p>
        </w:tc>
      </w:tr>
      <w:tr w:rsidR="008E0D62" w:rsidRPr="00D530A4" w14:paraId="70ACE4D2" w14:textId="77777777" w:rsidTr="00F955BA">
        <w:trPr>
          <w:trHeight w:val="539"/>
        </w:trPr>
        <w:tc>
          <w:tcPr>
            <w:tcW w:w="3150" w:type="dxa"/>
            <w:vMerge w:val="restart"/>
            <w:tcBorders>
              <w:top w:val="nil"/>
              <w:left w:val="nil"/>
              <w:bottom w:val="single" w:sz="4" w:space="0" w:color="000000"/>
              <w:right w:val="nil"/>
            </w:tcBorders>
            <w:tcMar>
              <w:top w:w="0" w:type="dxa"/>
              <w:left w:w="100" w:type="dxa"/>
              <w:bottom w:w="0" w:type="dxa"/>
              <w:right w:w="100" w:type="dxa"/>
            </w:tcMar>
            <w:vAlign w:val="center"/>
          </w:tcPr>
          <w:p w14:paraId="00000043" w14:textId="7294D674" w:rsidR="008E0D62" w:rsidRPr="00D530A4" w:rsidRDefault="00DC0722" w:rsidP="00172313">
            <w:pPr>
              <w:widowControl w:val="0"/>
              <w:spacing w:after="0" w:line="240" w:lineRule="auto"/>
              <w:rPr>
                <w:rFonts w:ascii="Times New Roman" w:eastAsia="Times New Roman" w:hAnsi="Times New Roman" w:cs="Times New Roman"/>
                <w:sz w:val="22"/>
                <w:szCs w:val="22"/>
              </w:rPr>
            </w:pPr>
            <w:r w:rsidRPr="00017A1D">
              <w:rPr>
                <w:rFonts w:ascii="Times New Roman" w:eastAsia="Times New Roman" w:hAnsi="Times New Roman" w:cs="Times New Roman"/>
                <w:b/>
                <w:bCs/>
                <w:sz w:val="22"/>
                <w:szCs w:val="22"/>
              </w:rPr>
              <w:t>Weak bottom-up control:</w:t>
            </w:r>
            <w:r w:rsidRPr="00D530A4">
              <w:rPr>
                <w:rFonts w:ascii="Times New Roman" w:eastAsia="Times New Roman" w:hAnsi="Times New Roman" w:cs="Times New Roman"/>
                <w:sz w:val="22"/>
                <w:szCs w:val="22"/>
              </w:rPr>
              <w:br/>
              <w:t>Low</w:t>
            </w:r>
            <w:r w:rsidR="00017A1D">
              <w:rPr>
                <w:rFonts w:ascii="Times New Roman" w:eastAsia="Times New Roman" w:hAnsi="Times New Roman" w:cs="Times New Roman"/>
                <w:sz w:val="22"/>
                <w:szCs w:val="22"/>
              </w:rPr>
              <w:t xml:space="preserve"> staining</w:t>
            </w:r>
            <w:r w:rsidRPr="00D530A4">
              <w:rPr>
                <w:rFonts w:ascii="Times New Roman" w:eastAsia="Times New Roman" w:hAnsi="Times New Roman" w:cs="Times New Roman"/>
                <w:sz w:val="22"/>
                <w:szCs w:val="22"/>
              </w:rPr>
              <w:t xml:space="preserve"> </w:t>
            </w:r>
            <w:r w:rsidR="00017A1D">
              <w:rPr>
                <w:rFonts w:ascii="Times New Roman" w:eastAsia="Times New Roman" w:hAnsi="Times New Roman" w:cs="Times New Roman"/>
                <w:sz w:val="22"/>
                <w:szCs w:val="22"/>
              </w:rPr>
              <w:t>attenuates</w:t>
            </w:r>
            <w:r w:rsidRPr="00D530A4">
              <w:rPr>
                <w:rFonts w:ascii="Times New Roman" w:eastAsia="Times New Roman" w:hAnsi="Times New Roman" w:cs="Times New Roman"/>
                <w:sz w:val="22"/>
                <w:szCs w:val="22"/>
              </w:rPr>
              <w:t xml:space="preserve"> </w:t>
            </w:r>
            <w:r w:rsidR="00172313">
              <w:rPr>
                <w:rFonts w:ascii="Times New Roman" w:eastAsia="Times New Roman" w:hAnsi="Times New Roman" w:cs="Times New Roman"/>
                <w:sz w:val="22"/>
                <w:szCs w:val="22"/>
              </w:rPr>
              <w:t xml:space="preserve">less </w:t>
            </w:r>
            <w:r w:rsidRPr="00D530A4">
              <w:rPr>
                <w:rFonts w:ascii="Times New Roman" w:eastAsia="Times New Roman" w:hAnsi="Times New Roman" w:cs="Times New Roman"/>
                <w:sz w:val="22"/>
                <w:szCs w:val="22"/>
              </w:rPr>
              <w:t xml:space="preserve">light, </w:t>
            </w:r>
            <w:r w:rsidR="00172313">
              <w:rPr>
                <w:rFonts w:ascii="Times New Roman" w:eastAsia="Times New Roman" w:hAnsi="Times New Roman" w:cs="Times New Roman"/>
                <w:sz w:val="22"/>
                <w:szCs w:val="22"/>
              </w:rPr>
              <w:t xml:space="preserve">nutrient enrichment alleviates limitation; </w:t>
            </w:r>
            <w:r w:rsidRPr="00D530A4">
              <w:rPr>
                <w:rFonts w:ascii="Times New Roman" w:eastAsia="Times New Roman" w:hAnsi="Times New Roman" w:cs="Times New Roman"/>
                <w:sz w:val="22"/>
                <w:szCs w:val="22"/>
              </w:rPr>
              <w:t>resul</w:t>
            </w:r>
            <w:r w:rsidR="00172313">
              <w:rPr>
                <w:rFonts w:ascii="Times New Roman" w:eastAsia="Times New Roman" w:hAnsi="Times New Roman" w:cs="Times New Roman"/>
                <w:sz w:val="22"/>
                <w:szCs w:val="22"/>
              </w:rPr>
              <w:t>ts</w:t>
            </w:r>
            <w:r w:rsidRPr="00D530A4">
              <w:rPr>
                <w:rFonts w:ascii="Times New Roman" w:eastAsia="Times New Roman" w:hAnsi="Times New Roman" w:cs="Times New Roman"/>
                <w:sz w:val="22"/>
                <w:szCs w:val="22"/>
              </w:rPr>
              <w:t xml:space="preserve"> in</w:t>
            </w:r>
            <w:r w:rsidRPr="00D530A4">
              <w:rPr>
                <w:rFonts w:ascii="Times New Roman" w:eastAsia="Times New Roman" w:hAnsi="Times New Roman" w:cs="Times New Roman"/>
                <w:b/>
                <w:bCs/>
                <w:sz w:val="22"/>
                <w:szCs w:val="22"/>
              </w:rPr>
              <w:t xml:space="preserve"> shallower </w:t>
            </w:r>
            <w:r w:rsidRPr="00D530A4">
              <w:rPr>
                <w:rFonts w:ascii="Times New Roman" w:eastAsia="Times New Roman" w:hAnsi="Times New Roman" w:cs="Times New Roman"/>
                <w:sz w:val="22"/>
                <w:szCs w:val="22"/>
              </w:rPr>
              <w:t>basin walls</w:t>
            </w:r>
            <w:r w:rsidR="00017A1D">
              <w:rPr>
                <w:rFonts w:ascii="Times New Roman" w:eastAsia="Times New Roman" w:hAnsi="Times New Roman" w:cs="Times New Roman"/>
                <w:sz w:val="22"/>
                <w:szCs w:val="22"/>
              </w:rPr>
              <w:t>; threshold at +NEP value</w:t>
            </w:r>
          </w:p>
        </w:tc>
        <w:tc>
          <w:tcPr>
            <w:tcW w:w="2970" w:type="dxa"/>
            <w:vMerge w:val="restart"/>
            <w:tcBorders>
              <w:top w:val="nil"/>
              <w:left w:val="nil"/>
              <w:bottom w:val="single" w:sz="4" w:space="0" w:color="000000"/>
              <w:right w:val="nil"/>
            </w:tcBorders>
            <w:tcMar>
              <w:top w:w="0" w:type="dxa"/>
              <w:left w:w="100" w:type="dxa"/>
              <w:bottom w:w="0" w:type="dxa"/>
              <w:right w:w="100" w:type="dxa"/>
            </w:tcMar>
            <w:vAlign w:val="center"/>
          </w:tcPr>
          <w:p w14:paraId="00000044" w14:textId="16EF4427" w:rsidR="008E0D62" w:rsidRPr="00D530A4" w:rsidRDefault="00017A1D" w:rsidP="00172313">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Higher GPP rates</w:t>
            </w:r>
            <w:r w:rsidR="00DC0722" w:rsidRPr="00D530A4">
              <w:rPr>
                <w:rFonts w:ascii="Times New Roman" w:eastAsia="Times New Roman" w:hAnsi="Times New Roman" w:cs="Times New Roman"/>
                <w:sz w:val="22"/>
                <w:szCs w:val="22"/>
              </w:rPr>
              <w:t xml:space="preserve"> due to greater light availability</w:t>
            </w:r>
            <w:r w:rsidR="00172313">
              <w:rPr>
                <w:rFonts w:ascii="Times New Roman" w:eastAsia="Times New Roman" w:hAnsi="Times New Roman" w:cs="Times New Roman"/>
                <w:sz w:val="22"/>
                <w:szCs w:val="22"/>
              </w:rPr>
              <w:t xml:space="preserve"> in the presence of nutrient enrichment</w:t>
            </w:r>
          </w:p>
        </w:tc>
        <w:tc>
          <w:tcPr>
            <w:tcW w:w="3150" w:type="dxa"/>
            <w:tcBorders>
              <w:top w:val="nil"/>
              <w:left w:val="nil"/>
              <w:bottom w:val="nil"/>
              <w:right w:val="nil"/>
            </w:tcBorders>
            <w:tcMar>
              <w:top w:w="0" w:type="dxa"/>
              <w:left w:w="100" w:type="dxa"/>
              <w:bottom w:w="0" w:type="dxa"/>
              <w:right w:w="100" w:type="dxa"/>
            </w:tcMar>
            <w:vAlign w:val="center"/>
          </w:tcPr>
          <w:p w14:paraId="00000045" w14:textId="4A613AC4" w:rsidR="008E0D62" w:rsidRPr="00D530A4" w:rsidRDefault="00DC0722" w:rsidP="00172313">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Tuesday:</w:t>
            </w:r>
            <w:r w:rsidRPr="00D530A4">
              <w:rPr>
                <w:rFonts w:ascii="Times New Roman" w:eastAsia="Times New Roman" w:hAnsi="Times New Roman" w:cs="Times New Roman"/>
                <w:sz w:val="22"/>
                <w:szCs w:val="22"/>
              </w:rPr>
              <w:t xml:space="preserve"> </w:t>
            </w:r>
            <w:r w:rsidR="00EF36EB">
              <w:rPr>
                <w:rFonts w:ascii="Times New Roman" w:eastAsia="Times New Roman" w:hAnsi="Times New Roman" w:cs="Times New Roman"/>
                <w:sz w:val="22"/>
                <w:szCs w:val="22"/>
              </w:rPr>
              <w:t>low staining</w:t>
            </w:r>
            <w:r w:rsidR="00A22AC9">
              <w:rPr>
                <w:rFonts w:ascii="Times New Roman" w:eastAsia="Times New Roman" w:hAnsi="Times New Roman" w:cs="Times New Roman"/>
                <w:sz w:val="22"/>
                <w:szCs w:val="22"/>
              </w:rPr>
              <w:t xml:space="preserve"> &amp;</w:t>
            </w:r>
            <w:r w:rsidR="00F955BA">
              <w:rPr>
                <w:rFonts w:ascii="Times New Roman" w:eastAsia="Times New Roman" w:hAnsi="Times New Roman" w:cs="Times New Roman"/>
                <w:sz w:val="22"/>
                <w:szCs w:val="22"/>
              </w:rPr>
              <w:t xml:space="preserve"> </w:t>
            </w:r>
            <w:r w:rsidRPr="00D530A4">
              <w:rPr>
                <w:rFonts w:ascii="Times New Roman" w:eastAsia="Times New Roman" w:hAnsi="Times New Roman" w:cs="Times New Roman"/>
                <w:sz w:val="22"/>
                <w:szCs w:val="22"/>
              </w:rPr>
              <w:t>enric</w:t>
            </w:r>
            <w:r w:rsidR="00F955BA">
              <w:rPr>
                <w:rFonts w:ascii="Times New Roman" w:eastAsia="Times New Roman" w:hAnsi="Times New Roman" w:cs="Times New Roman"/>
                <w:sz w:val="22"/>
                <w:szCs w:val="22"/>
              </w:rPr>
              <w:t>hed (2024-2025)</w:t>
            </w:r>
            <w:r w:rsidRPr="00D530A4">
              <w:rPr>
                <w:rFonts w:ascii="Times New Roman" w:eastAsia="Times New Roman" w:hAnsi="Times New Roman" w:cs="Times New Roman"/>
                <w:sz w:val="22"/>
                <w:szCs w:val="22"/>
              </w:rPr>
              <w:t xml:space="preserve"> </w:t>
            </w:r>
            <w:r w:rsidR="00EF36EB">
              <w:rPr>
                <w:rFonts w:ascii="Times New Roman" w:eastAsia="Times New Roman" w:hAnsi="Times New Roman" w:cs="Times New Roman"/>
                <w:sz w:val="22"/>
                <w:szCs w:val="22"/>
              </w:rPr>
              <w:t xml:space="preserve">(Szydlowski </w:t>
            </w:r>
            <w:r w:rsidR="00A22AC9">
              <w:rPr>
                <w:rFonts w:ascii="Times New Roman" w:eastAsia="Times New Roman" w:hAnsi="Times New Roman" w:cs="Times New Roman"/>
                <w:sz w:val="22"/>
                <w:szCs w:val="22"/>
              </w:rPr>
              <w:t>2026</w:t>
            </w:r>
            <w:r w:rsidR="00EF36EB">
              <w:rPr>
                <w:rFonts w:ascii="Times New Roman" w:eastAsia="Times New Roman" w:hAnsi="Times New Roman" w:cs="Times New Roman"/>
                <w:sz w:val="22"/>
                <w:szCs w:val="22"/>
              </w:rPr>
              <w:t>)</w:t>
            </w:r>
          </w:p>
        </w:tc>
      </w:tr>
      <w:tr w:rsidR="008E0D62" w:rsidRPr="00D530A4" w14:paraId="33D33F4E" w14:textId="77777777" w:rsidTr="00F955BA">
        <w:trPr>
          <w:trHeight w:val="845"/>
        </w:trPr>
        <w:tc>
          <w:tcPr>
            <w:tcW w:w="3150" w:type="dxa"/>
            <w:vMerge/>
            <w:tcBorders>
              <w:top w:val="nil"/>
              <w:left w:val="nil"/>
              <w:bottom w:val="single" w:sz="4" w:space="0" w:color="000000"/>
              <w:right w:val="nil"/>
            </w:tcBorders>
            <w:tcMar>
              <w:top w:w="0" w:type="dxa"/>
              <w:left w:w="100" w:type="dxa"/>
              <w:bottom w:w="0" w:type="dxa"/>
              <w:right w:w="100" w:type="dxa"/>
            </w:tcMar>
          </w:tcPr>
          <w:p w14:paraId="00000046"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2970" w:type="dxa"/>
            <w:vMerge/>
            <w:tcBorders>
              <w:top w:val="nil"/>
              <w:left w:val="nil"/>
              <w:bottom w:val="single" w:sz="4" w:space="0" w:color="000000"/>
              <w:right w:val="nil"/>
            </w:tcBorders>
            <w:tcMar>
              <w:top w:w="0" w:type="dxa"/>
              <w:left w:w="100" w:type="dxa"/>
              <w:bottom w:w="0" w:type="dxa"/>
              <w:right w:w="100" w:type="dxa"/>
            </w:tcMar>
            <w:vAlign w:val="center"/>
          </w:tcPr>
          <w:p w14:paraId="00000047" w14:textId="77777777" w:rsidR="008E0D62" w:rsidRPr="00D530A4" w:rsidRDefault="008E0D62" w:rsidP="00172313">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3150" w:type="dxa"/>
            <w:tcBorders>
              <w:top w:val="nil"/>
              <w:left w:val="nil"/>
              <w:bottom w:val="single" w:sz="4" w:space="0" w:color="000000"/>
              <w:right w:val="nil"/>
            </w:tcBorders>
            <w:tcMar>
              <w:top w:w="0" w:type="dxa"/>
              <w:left w:w="100" w:type="dxa"/>
              <w:bottom w:w="0" w:type="dxa"/>
              <w:right w:w="100" w:type="dxa"/>
            </w:tcMar>
            <w:vAlign w:val="center"/>
          </w:tcPr>
          <w:p w14:paraId="00000048" w14:textId="33A1A40C" w:rsidR="008E0D62" w:rsidRPr="00D530A4" w:rsidRDefault="00DC0722" w:rsidP="00172313">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Peter:</w:t>
            </w:r>
            <w:r w:rsidRPr="00D530A4">
              <w:rPr>
                <w:rFonts w:ascii="Times New Roman" w:eastAsia="Times New Roman" w:hAnsi="Times New Roman" w:cs="Times New Roman"/>
                <w:sz w:val="22"/>
                <w:szCs w:val="22"/>
              </w:rPr>
              <w:t xml:space="preserve"> low</w:t>
            </w:r>
            <w:r w:rsidR="00EF36EB">
              <w:rPr>
                <w:rFonts w:ascii="Times New Roman" w:eastAsia="Times New Roman" w:hAnsi="Times New Roman" w:cs="Times New Roman"/>
                <w:sz w:val="22"/>
                <w:szCs w:val="22"/>
              </w:rPr>
              <w:t xml:space="preserve"> staining</w:t>
            </w:r>
            <w:r w:rsidRPr="00D530A4">
              <w:rPr>
                <w:rFonts w:ascii="Times New Roman" w:eastAsia="Times New Roman" w:hAnsi="Times New Roman" w:cs="Times New Roman"/>
                <w:sz w:val="22"/>
                <w:szCs w:val="22"/>
              </w:rPr>
              <w:t xml:space="preserve"> </w:t>
            </w:r>
            <w:r w:rsidR="00A22AC9">
              <w:rPr>
                <w:rFonts w:ascii="Times New Roman" w:eastAsia="Times New Roman" w:hAnsi="Times New Roman" w:cs="Times New Roman"/>
                <w:sz w:val="22"/>
                <w:szCs w:val="22"/>
              </w:rPr>
              <w:t>&amp;</w:t>
            </w:r>
            <w:r w:rsidRPr="00D530A4">
              <w:rPr>
                <w:rFonts w:ascii="Times New Roman" w:eastAsia="Times New Roman" w:hAnsi="Times New Roman" w:cs="Times New Roman"/>
                <w:sz w:val="22"/>
                <w:szCs w:val="22"/>
              </w:rPr>
              <w:t xml:space="preserve"> enrich</w:t>
            </w:r>
            <w:r w:rsidR="00F955BA">
              <w:rPr>
                <w:rFonts w:ascii="Times New Roman" w:eastAsia="Times New Roman" w:hAnsi="Times New Roman" w:cs="Times New Roman"/>
                <w:sz w:val="22"/>
                <w:szCs w:val="22"/>
              </w:rPr>
              <w:t xml:space="preserve">ed (2018-2019) </w:t>
            </w:r>
            <w:r w:rsidRPr="00D530A4">
              <w:rPr>
                <w:rFonts w:ascii="Times New Roman" w:eastAsia="Times New Roman" w:hAnsi="Times New Roman" w:cs="Times New Roman"/>
                <w:sz w:val="22"/>
                <w:szCs w:val="22"/>
              </w:rPr>
              <w:t>(</w:t>
            </w:r>
            <w:r w:rsidR="00EF36EB">
              <w:rPr>
                <w:rFonts w:ascii="Times New Roman" w:eastAsia="Times New Roman" w:hAnsi="Times New Roman" w:cs="Times New Roman"/>
                <w:sz w:val="22"/>
                <w:szCs w:val="22"/>
              </w:rPr>
              <w:t>Buelo et al. 2022)</w:t>
            </w:r>
          </w:p>
        </w:tc>
      </w:tr>
      <w:tr w:rsidR="008E0D62" w:rsidRPr="00D530A4" w14:paraId="4A306648" w14:textId="77777777" w:rsidTr="00A22AC9">
        <w:trPr>
          <w:trHeight w:val="368"/>
        </w:trPr>
        <w:tc>
          <w:tcPr>
            <w:tcW w:w="3150" w:type="dxa"/>
            <w:vMerge w:val="restart"/>
            <w:tcBorders>
              <w:top w:val="nil"/>
              <w:left w:val="nil"/>
              <w:bottom w:val="single" w:sz="4" w:space="0" w:color="000000"/>
              <w:right w:val="nil"/>
            </w:tcBorders>
            <w:tcMar>
              <w:top w:w="0" w:type="dxa"/>
              <w:left w:w="100" w:type="dxa"/>
              <w:bottom w:w="0" w:type="dxa"/>
              <w:right w:w="100" w:type="dxa"/>
            </w:tcMar>
          </w:tcPr>
          <w:p w14:paraId="00000049" w14:textId="202BFCFF" w:rsidR="008E0D62" w:rsidRPr="00D530A4" w:rsidRDefault="00A22AC9" w:rsidP="00AA26AD">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Non-manipulative </w:t>
            </w:r>
            <w:r w:rsidR="00172313">
              <w:rPr>
                <w:rFonts w:ascii="Times New Roman" w:eastAsia="Times New Roman" w:hAnsi="Times New Roman" w:cs="Times New Roman"/>
                <w:b/>
                <w:bCs/>
                <w:sz w:val="22"/>
                <w:szCs w:val="22"/>
              </w:rPr>
              <w:t>variation</w:t>
            </w:r>
            <w:r w:rsidR="00DC0722" w:rsidRPr="00D530A4">
              <w:rPr>
                <w:rFonts w:ascii="Times New Roman" w:eastAsia="Times New Roman" w:hAnsi="Times New Roman" w:cs="Times New Roman"/>
                <w:sz w:val="22"/>
                <w:szCs w:val="22"/>
              </w:rPr>
              <w:t xml:space="preserve"> in top-down and bottom-up control</w:t>
            </w:r>
            <w:r>
              <w:rPr>
                <w:rFonts w:ascii="Times New Roman" w:eastAsia="Times New Roman" w:hAnsi="Times New Roman" w:cs="Times New Roman"/>
                <w:sz w:val="22"/>
                <w:szCs w:val="22"/>
              </w:rPr>
              <w:t>s</w:t>
            </w:r>
            <w:r w:rsidR="00DC0722" w:rsidRPr="00D530A4">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Climate-</w:t>
            </w:r>
            <w:r w:rsidR="00DC0722" w:rsidRPr="00D530A4">
              <w:rPr>
                <w:rFonts w:ascii="Times New Roman" w:eastAsia="Times New Roman" w:hAnsi="Times New Roman" w:cs="Times New Roman"/>
                <w:sz w:val="22"/>
                <w:szCs w:val="22"/>
              </w:rPr>
              <w:t xml:space="preserve">driven changes in </w:t>
            </w:r>
            <w:r w:rsidR="00F955BA">
              <w:rPr>
                <w:rFonts w:ascii="Times New Roman" w:eastAsia="Times New Roman" w:hAnsi="Times New Roman" w:cs="Times New Roman"/>
                <w:sz w:val="22"/>
                <w:szCs w:val="22"/>
              </w:rPr>
              <w:t xml:space="preserve">light and nutrient </w:t>
            </w:r>
            <w:r w:rsidR="00DC0722" w:rsidRPr="00D530A4">
              <w:rPr>
                <w:rFonts w:ascii="Times New Roman" w:eastAsia="Times New Roman" w:hAnsi="Times New Roman" w:cs="Times New Roman"/>
                <w:sz w:val="22"/>
                <w:szCs w:val="22"/>
              </w:rPr>
              <w:t xml:space="preserve">availability or </w:t>
            </w:r>
            <w:r w:rsidR="00F955BA">
              <w:rPr>
                <w:rFonts w:ascii="Times New Roman" w:eastAsia="Times New Roman" w:hAnsi="Times New Roman" w:cs="Times New Roman"/>
                <w:sz w:val="22"/>
                <w:szCs w:val="22"/>
              </w:rPr>
              <w:t xml:space="preserve">grazer </w:t>
            </w:r>
            <w:r w:rsidR="00DC0722" w:rsidRPr="00D530A4">
              <w:rPr>
                <w:rFonts w:ascii="Times New Roman" w:eastAsia="Times New Roman" w:hAnsi="Times New Roman" w:cs="Times New Roman"/>
                <w:sz w:val="22"/>
                <w:szCs w:val="22"/>
              </w:rPr>
              <w:t>population</w:t>
            </w:r>
            <w:r w:rsidR="00F955BA">
              <w:rPr>
                <w:rFonts w:ascii="Times New Roman" w:eastAsia="Times New Roman" w:hAnsi="Times New Roman" w:cs="Times New Roman"/>
                <w:sz w:val="22"/>
                <w:szCs w:val="22"/>
              </w:rPr>
              <w:t xml:space="preserve"> cycles</w:t>
            </w:r>
            <w:r>
              <w:rPr>
                <w:rFonts w:ascii="Times New Roman" w:eastAsia="Times New Roman" w:hAnsi="Times New Roman" w:cs="Times New Roman"/>
                <w:sz w:val="22"/>
                <w:szCs w:val="22"/>
              </w:rPr>
              <w:t xml:space="preserve"> </w:t>
            </w:r>
            <w:r w:rsidR="00F955BA">
              <w:rPr>
                <w:rFonts w:ascii="Times New Roman" w:eastAsia="Times New Roman" w:hAnsi="Times New Roman" w:cs="Times New Roman"/>
                <w:sz w:val="22"/>
                <w:szCs w:val="22"/>
              </w:rPr>
              <w:t>compound changes in basin wall steepness and threshold position</w:t>
            </w:r>
          </w:p>
        </w:tc>
        <w:tc>
          <w:tcPr>
            <w:tcW w:w="2970" w:type="dxa"/>
            <w:vMerge w:val="restart"/>
            <w:tcBorders>
              <w:top w:val="nil"/>
              <w:left w:val="nil"/>
              <w:bottom w:val="single" w:sz="4" w:space="0" w:color="000000"/>
              <w:right w:val="nil"/>
            </w:tcBorders>
            <w:tcMar>
              <w:top w:w="0" w:type="dxa"/>
              <w:left w:w="100" w:type="dxa"/>
              <w:bottom w:w="0" w:type="dxa"/>
              <w:right w:w="100" w:type="dxa"/>
            </w:tcMar>
            <w:vAlign w:val="center"/>
          </w:tcPr>
          <w:p w14:paraId="0000004A" w14:textId="169364B8" w:rsidR="008E0D62" w:rsidRPr="00D530A4" w:rsidRDefault="00A22AC9" w:rsidP="00A22AC9">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Natural variation in staining or grazing pressure will act as a multiplier with manipulations on metabolic rates or dampen the effect of manipulations on metabolic rates</w:t>
            </w:r>
          </w:p>
        </w:tc>
        <w:tc>
          <w:tcPr>
            <w:tcW w:w="3150" w:type="dxa"/>
            <w:tcBorders>
              <w:top w:val="nil"/>
              <w:left w:val="nil"/>
              <w:bottom w:val="nil"/>
              <w:right w:val="nil"/>
            </w:tcBorders>
            <w:tcMar>
              <w:top w:w="0" w:type="dxa"/>
              <w:left w:w="100" w:type="dxa"/>
              <w:bottom w:w="0" w:type="dxa"/>
              <w:right w:w="100" w:type="dxa"/>
            </w:tcMar>
            <w:vAlign w:val="center"/>
          </w:tcPr>
          <w:p w14:paraId="0000004B" w14:textId="77777777" w:rsidR="008E0D62" w:rsidRPr="00D530A4" w:rsidRDefault="00DC0722" w:rsidP="00A22AC9">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Paul </w:t>
            </w:r>
            <w:r w:rsidRPr="00D530A4">
              <w:rPr>
                <w:rFonts w:ascii="Times New Roman" w:eastAsia="Times New Roman" w:hAnsi="Times New Roman" w:cs="Times New Roman"/>
                <w:sz w:val="22"/>
                <w:szCs w:val="22"/>
              </w:rPr>
              <w:t>(2008-2025)</w:t>
            </w:r>
          </w:p>
        </w:tc>
      </w:tr>
      <w:tr w:rsidR="008E0D62" w:rsidRPr="00D530A4" w14:paraId="3DD0B4EB" w14:textId="77777777" w:rsidTr="00A22AC9">
        <w:trPr>
          <w:trHeight w:val="368"/>
        </w:trPr>
        <w:tc>
          <w:tcPr>
            <w:tcW w:w="3150" w:type="dxa"/>
            <w:vMerge/>
            <w:tcBorders>
              <w:top w:val="nil"/>
              <w:left w:val="nil"/>
              <w:bottom w:val="single" w:sz="4" w:space="0" w:color="000000"/>
              <w:right w:val="nil"/>
            </w:tcBorders>
            <w:tcMar>
              <w:top w:w="0" w:type="dxa"/>
              <w:left w:w="100" w:type="dxa"/>
              <w:bottom w:w="0" w:type="dxa"/>
              <w:right w:w="100" w:type="dxa"/>
            </w:tcMar>
          </w:tcPr>
          <w:p w14:paraId="0000004C"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2970" w:type="dxa"/>
            <w:vMerge/>
            <w:tcBorders>
              <w:top w:val="nil"/>
              <w:left w:val="nil"/>
              <w:bottom w:val="single" w:sz="4" w:space="0" w:color="000000"/>
              <w:right w:val="nil"/>
            </w:tcBorders>
            <w:tcMar>
              <w:top w:w="0" w:type="dxa"/>
              <w:left w:w="100" w:type="dxa"/>
              <w:bottom w:w="0" w:type="dxa"/>
              <w:right w:w="100" w:type="dxa"/>
            </w:tcMar>
          </w:tcPr>
          <w:p w14:paraId="0000004D"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3150" w:type="dxa"/>
            <w:tcBorders>
              <w:top w:val="nil"/>
              <w:left w:val="nil"/>
              <w:bottom w:val="nil"/>
              <w:right w:val="nil"/>
            </w:tcBorders>
            <w:tcMar>
              <w:top w:w="0" w:type="dxa"/>
              <w:left w:w="100" w:type="dxa"/>
              <w:bottom w:w="0" w:type="dxa"/>
              <w:right w:w="100" w:type="dxa"/>
            </w:tcMar>
            <w:vAlign w:val="center"/>
          </w:tcPr>
          <w:p w14:paraId="0000004E" w14:textId="77777777" w:rsidR="008E0D62" w:rsidRPr="00D530A4" w:rsidRDefault="00DC0722" w:rsidP="00A22AC9">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Little Rock </w:t>
            </w:r>
            <w:r w:rsidRPr="00D530A4">
              <w:rPr>
                <w:rFonts w:ascii="Times New Roman" w:eastAsia="Times New Roman" w:hAnsi="Times New Roman" w:cs="Times New Roman"/>
                <w:sz w:val="22"/>
                <w:szCs w:val="22"/>
              </w:rPr>
              <w:t>(2018-2026)</w:t>
            </w:r>
          </w:p>
        </w:tc>
      </w:tr>
      <w:tr w:rsidR="008E0D62" w:rsidRPr="00D530A4" w14:paraId="0AB97045" w14:textId="77777777" w:rsidTr="00A22AC9">
        <w:trPr>
          <w:trHeight w:val="368"/>
        </w:trPr>
        <w:tc>
          <w:tcPr>
            <w:tcW w:w="3150" w:type="dxa"/>
            <w:vMerge/>
            <w:tcBorders>
              <w:top w:val="nil"/>
              <w:left w:val="nil"/>
              <w:bottom w:val="single" w:sz="4" w:space="0" w:color="000000"/>
              <w:right w:val="nil"/>
            </w:tcBorders>
            <w:tcMar>
              <w:top w:w="0" w:type="dxa"/>
              <w:left w:w="100" w:type="dxa"/>
              <w:bottom w:w="0" w:type="dxa"/>
              <w:right w:w="100" w:type="dxa"/>
            </w:tcMar>
          </w:tcPr>
          <w:p w14:paraId="0000004F"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2970" w:type="dxa"/>
            <w:vMerge/>
            <w:tcBorders>
              <w:top w:val="nil"/>
              <w:left w:val="nil"/>
              <w:bottom w:val="single" w:sz="4" w:space="0" w:color="000000"/>
              <w:right w:val="nil"/>
            </w:tcBorders>
            <w:tcMar>
              <w:top w:w="0" w:type="dxa"/>
              <w:left w:w="100" w:type="dxa"/>
              <w:bottom w:w="0" w:type="dxa"/>
              <w:right w:w="100" w:type="dxa"/>
            </w:tcMar>
          </w:tcPr>
          <w:p w14:paraId="00000050"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3150" w:type="dxa"/>
            <w:tcBorders>
              <w:top w:val="nil"/>
              <w:left w:val="nil"/>
              <w:bottom w:val="nil"/>
              <w:right w:val="nil"/>
            </w:tcBorders>
            <w:tcMar>
              <w:top w:w="0" w:type="dxa"/>
              <w:left w:w="100" w:type="dxa"/>
              <w:bottom w:w="0" w:type="dxa"/>
              <w:right w:w="100" w:type="dxa"/>
            </w:tcMar>
            <w:vAlign w:val="center"/>
          </w:tcPr>
          <w:p w14:paraId="00000051" w14:textId="25A25D09" w:rsidR="008E0D62" w:rsidRPr="00D530A4" w:rsidRDefault="00DC0722" w:rsidP="00A22AC9">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Crampton </w:t>
            </w:r>
            <w:r w:rsidRPr="00D530A4">
              <w:rPr>
                <w:rFonts w:ascii="Times New Roman" w:eastAsia="Times New Roman" w:hAnsi="Times New Roman" w:cs="Times New Roman"/>
                <w:sz w:val="22"/>
                <w:szCs w:val="22"/>
              </w:rPr>
              <w:t>(201</w:t>
            </w:r>
            <w:r w:rsidR="00172313">
              <w:rPr>
                <w:rFonts w:ascii="Times New Roman" w:eastAsia="Times New Roman" w:hAnsi="Times New Roman" w:cs="Times New Roman"/>
                <w:sz w:val="22"/>
                <w:szCs w:val="22"/>
              </w:rPr>
              <w:t>9</w:t>
            </w:r>
            <w:r w:rsidRPr="00D530A4">
              <w:rPr>
                <w:rFonts w:ascii="Times New Roman" w:eastAsia="Times New Roman" w:hAnsi="Times New Roman" w:cs="Times New Roman"/>
                <w:sz w:val="22"/>
                <w:szCs w:val="22"/>
              </w:rPr>
              <w:t>-2026)</w:t>
            </w:r>
          </w:p>
        </w:tc>
      </w:tr>
      <w:tr w:rsidR="008E0D62" w:rsidRPr="00D530A4" w14:paraId="0714B2D4" w14:textId="77777777" w:rsidTr="00A22AC9">
        <w:trPr>
          <w:trHeight w:val="368"/>
        </w:trPr>
        <w:tc>
          <w:tcPr>
            <w:tcW w:w="3150" w:type="dxa"/>
            <w:vMerge/>
            <w:tcBorders>
              <w:top w:val="nil"/>
              <w:left w:val="nil"/>
              <w:bottom w:val="single" w:sz="4" w:space="0" w:color="000000"/>
              <w:right w:val="nil"/>
            </w:tcBorders>
            <w:tcMar>
              <w:top w:w="0" w:type="dxa"/>
              <w:left w:w="100" w:type="dxa"/>
              <w:bottom w:w="0" w:type="dxa"/>
              <w:right w:w="100" w:type="dxa"/>
            </w:tcMar>
          </w:tcPr>
          <w:p w14:paraId="00000052"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2970" w:type="dxa"/>
            <w:vMerge/>
            <w:tcBorders>
              <w:top w:val="nil"/>
              <w:left w:val="nil"/>
              <w:bottom w:val="single" w:sz="4" w:space="0" w:color="000000"/>
              <w:right w:val="nil"/>
            </w:tcBorders>
            <w:tcMar>
              <w:top w:w="0" w:type="dxa"/>
              <w:left w:w="100" w:type="dxa"/>
              <w:bottom w:w="0" w:type="dxa"/>
              <w:right w:w="100" w:type="dxa"/>
            </w:tcMar>
          </w:tcPr>
          <w:p w14:paraId="00000053"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p>
        </w:tc>
        <w:tc>
          <w:tcPr>
            <w:tcW w:w="3150" w:type="dxa"/>
            <w:tcBorders>
              <w:top w:val="nil"/>
              <w:left w:val="nil"/>
              <w:bottom w:val="nil"/>
              <w:right w:val="nil"/>
            </w:tcBorders>
            <w:tcMar>
              <w:top w:w="0" w:type="dxa"/>
              <w:left w:w="100" w:type="dxa"/>
              <w:bottom w:w="0" w:type="dxa"/>
              <w:right w:w="100" w:type="dxa"/>
            </w:tcMar>
            <w:vAlign w:val="center"/>
          </w:tcPr>
          <w:p w14:paraId="00000054" w14:textId="47475C87" w:rsidR="008E0D62" w:rsidRPr="00172313" w:rsidRDefault="00DC0722" w:rsidP="00A22AC9">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Trout Bog</w:t>
            </w:r>
            <w:r w:rsidR="00172313">
              <w:rPr>
                <w:rFonts w:ascii="Times New Roman" w:eastAsia="Times New Roman" w:hAnsi="Times New Roman" w:cs="Times New Roman"/>
                <w:b/>
                <w:bCs/>
                <w:sz w:val="22"/>
                <w:szCs w:val="22"/>
              </w:rPr>
              <w:t xml:space="preserve"> </w:t>
            </w:r>
            <w:r w:rsidR="00172313">
              <w:rPr>
                <w:rFonts w:ascii="Times New Roman" w:eastAsia="Times New Roman" w:hAnsi="Times New Roman" w:cs="Times New Roman"/>
                <w:sz w:val="22"/>
                <w:szCs w:val="22"/>
              </w:rPr>
              <w:t>(2004-2026)</w:t>
            </w:r>
          </w:p>
        </w:tc>
      </w:tr>
      <w:tr w:rsidR="008E0D62" w:rsidRPr="00D530A4" w14:paraId="401D257D" w14:textId="77777777" w:rsidTr="00A22AC9">
        <w:trPr>
          <w:trHeight w:val="368"/>
        </w:trPr>
        <w:tc>
          <w:tcPr>
            <w:tcW w:w="3150" w:type="dxa"/>
            <w:vMerge/>
            <w:tcBorders>
              <w:top w:val="nil"/>
              <w:left w:val="nil"/>
              <w:bottom w:val="single" w:sz="4" w:space="0" w:color="000000"/>
              <w:right w:val="nil"/>
            </w:tcBorders>
            <w:tcMar>
              <w:top w:w="0" w:type="dxa"/>
              <w:left w:w="100" w:type="dxa"/>
              <w:bottom w:w="0" w:type="dxa"/>
              <w:right w:w="100" w:type="dxa"/>
            </w:tcMar>
          </w:tcPr>
          <w:p w14:paraId="00000055"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b/>
                <w:bCs/>
                <w:sz w:val="22"/>
                <w:szCs w:val="22"/>
              </w:rPr>
            </w:pPr>
          </w:p>
        </w:tc>
        <w:tc>
          <w:tcPr>
            <w:tcW w:w="2970" w:type="dxa"/>
            <w:vMerge/>
            <w:tcBorders>
              <w:top w:val="nil"/>
              <w:left w:val="nil"/>
              <w:bottom w:val="single" w:sz="4" w:space="0" w:color="000000"/>
              <w:right w:val="nil"/>
            </w:tcBorders>
            <w:tcMar>
              <w:top w:w="0" w:type="dxa"/>
              <w:left w:w="100" w:type="dxa"/>
              <w:bottom w:w="0" w:type="dxa"/>
              <w:right w:w="100" w:type="dxa"/>
            </w:tcMar>
          </w:tcPr>
          <w:p w14:paraId="00000056" w14:textId="77777777" w:rsidR="008E0D62" w:rsidRPr="00D530A4" w:rsidRDefault="008E0D62" w:rsidP="00AA26AD">
            <w:pPr>
              <w:widowControl w:val="0"/>
              <w:pBdr>
                <w:top w:val="nil"/>
                <w:left w:val="nil"/>
                <w:bottom w:val="nil"/>
                <w:right w:val="nil"/>
                <w:between w:val="nil"/>
              </w:pBdr>
              <w:spacing w:after="0" w:line="240" w:lineRule="auto"/>
              <w:rPr>
                <w:rFonts w:ascii="Times New Roman" w:eastAsia="Times New Roman" w:hAnsi="Times New Roman" w:cs="Times New Roman"/>
                <w:b/>
                <w:bCs/>
                <w:sz w:val="22"/>
                <w:szCs w:val="22"/>
              </w:rPr>
            </w:pPr>
          </w:p>
        </w:tc>
        <w:tc>
          <w:tcPr>
            <w:tcW w:w="3150" w:type="dxa"/>
            <w:tcBorders>
              <w:top w:val="nil"/>
              <w:left w:val="nil"/>
              <w:bottom w:val="single" w:sz="4" w:space="0" w:color="000000"/>
              <w:right w:val="nil"/>
            </w:tcBorders>
            <w:tcMar>
              <w:top w:w="0" w:type="dxa"/>
              <w:left w:w="100" w:type="dxa"/>
              <w:bottom w:w="0" w:type="dxa"/>
              <w:right w:w="100" w:type="dxa"/>
            </w:tcMar>
            <w:vAlign w:val="center"/>
          </w:tcPr>
          <w:p w14:paraId="00000057" w14:textId="5100213F" w:rsidR="008E0D62" w:rsidRPr="00172313" w:rsidRDefault="00DC0722" w:rsidP="00A22AC9">
            <w:pPr>
              <w:widowControl w:val="0"/>
              <w:spacing w:after="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Crystal Bog</w:t>
            </w:r>
            <w:r w:rsidR="00172313">
              <w:rPr>
                <w:rFonts w:ascii="Times New Roman" w:eastAsia="Times New Roman" w:hAnsi="Times New Roman" w:cs="Times New Roman"/>
                <w:b/>
                <w:bCs/>
                <w:sz w:val="22"/>
                <w:szCs w:val="22"/>
              </w:rPr>
              <w:t xml:space="preserve"> </w:t>
            </w:r>
            <w:r w:rsidR="00172313">
              <w:rPr>
                <w:rFonts w:ascii="Times New Roman" w:eastAsia="Times New Roman" w:hAnsi="Times New Roman" w:cs="Times New Roman"/>
                <w:sz w:val="22"/>
                <w:szCs w:val="22"/>
              </w:rPr>
              <w:t>(2005-2026)</w:t>
            </w:r>
          </w:p>
        </w:tc>
      </w:tr>
    </w:tbl>
    <w:p w14:paraId="013EE0E4" w14:textId="75F38674" w:rsidR="00E4533F" w:rsidRDefault="00E4533F" w:rsidP="00E51583">
      <w:pPr>
        <w:widowControl w:val="0"/>
        <w:spacing w:before="120" w:after="120" w:line="240" w:lineRule="auto"/>
        <w:rPr>
          <w:rFonts w:ascii="Times New Roman" w:hAnsi="Times New Roman" w:cs="Times New Roman"/>
        </w:rPr>
      </w:pPr>
      <w:r w:rsidRPr="00E4533F">
        <w:rPr>
          <w:rFonts w:ascii="Times New Roman" w:hAnsi="Times New Roman" w:cs="Times New Roman"/>
          <w:b/>
          <w:bCs/>
        </w:rPr>
        <w:t>Cross-lake synthesis</w:t>
      </w:r>
      <w:r w:rsidRPr="00E4533F">
        <w:rPr>
          <w:rFonts w:ascii="Times New Roman" w:hAnsi="Times New Roman" w:cs="Times New Roman"/>
        </w:rPr>
        <w:t>: Together, the study lakes provide replicated contrasts in the mechanisms hypothesized to reshape the stability landscape of pelagic primary production. We will test whether stronger grazing pressure and greater light attenuation consistently produce steeper basins, while reduced grazing and greater light availability produce shallower basins, regardless of whether these conditions arise through natural variation, species turnover, or experimental manipulation. By comparing repeated changes within lakes, analogous mechanisms across lakes, and unmanipulated reference systems, we can test the generality of these mechanisms and distinguish shifts in ecosystem state from changes in the underlying stability landscape.</w:t>
      </w:r>
    </w:p>
    <w:p w14:paraId="2325E292" w14:textId="0F41B885" w:rsidR="00E51583" w:rsidRDefault="00E51583" w:rsidP="00E51583">
      <w:pPr>
        <w:widowControl w:val="0"/>
        <w:spacing w:before="120" w:after="120" w:line="240" w:lineRule="auto"/>
        <w:rPr>
          <w:rFonts w:ascii="Times New Roman" w:eastAsia="Times New Roman" w:hAnsi="Times New Roman" w:cs="Times New Roman"/>
          <w:color w:val="000000"/>
        </w:rPr>
      </w:pPr>
      <w:r w:rsidRPr="00C03BA0">
        <w:rPr>
          <w:rFonts w:ascii="Times New Roman" w:eastAsia="Times New Roman" w:hAnsi="Times New Roman" w:cs="Times New Roman"/>
          <w:b/>
          <w:bCs/>
          <w:color w:val="000000"/>
        </w:rPr>
        <w:t xml:space="preserve">Ecosystem state variables: </w:t>
      </w:r>
      <w:r w:rsidRPr="00E51583">
        <w:rPr>
          <w:rFonts w:ascii="Times New Roman" w:eastAsia="Times New Roman" w:hAnsi="Times New Roman" w:cs="Times New Roman"/>
          <w:color w:val="000000"/>
        </w:rPr>
        <w:t xml:space="preserve">We will use high frequency (every 5-60 min) time series of dissolved oxygen (DO) </w:t>
      </w:r>
      <w:r w:rsidR="007C3C7B">
        <w:rPr>
          <w:rFonts w:ascii="Times New Roman" w:eastAsia="Times New Roman" w:hAnsi="Times New Roman" w:cs="Times New Roman"/>
          <w:color w:val="000000"/>
        </w:rPr>
        <w:t>concentration</w:t>
      </w:r>
      <w:r w:rsidRPr="00E51583">
        <w:rPr>
          <w:rFonts w:ascii="Times New Roman" w:eastAsia="Times New Roman" w:hAnsi="Times New Roman" w:cs="Times New Roman"/>
          <w:color w:val="000000"/>
        </w:rPr>
        <w:t xml:space="preserve"> and daily estimates of ecosystem metabolism rates to reconstruct stability landscapes for the 14</w:t>
      </w:r>
      <w:r w:rsidR="00F61F65">
        <w:rPr>
          <w:rFonts w:ascii="Times New Roman" w:eastAsia="Times New Roman" w:hAnsi="Times New Roman" w:cs="Times New Roman"/>
          <w:color w:val="000000"/>
        </w:rPr>
        <w:t>5</w:t>
      </w:r>
      <w:r w:rsidRPr="00E51583">
        <w:rPr>
          <w:rFonts w:ascii="Times New Roman" w:eastAsia="Times New Roman" w:hAnsi="Times New Roman" w:cs="Times New Roman"/>
          <w:color w:val="000000"/>
        </w:rPr>
        <w:t xml:space="preserve"> lake-years</w:t>
      </w:r>
      <w:r w:rsidR="007C3C7B">
        <w:rPr>
          <w:rFonts w:ascii="Times New Roman" w:eastAsia="Times New Roman" w:hAnsi="Times New Roman" w:cs="Times New Roman"/>
          <w:color w:val="000000"/>
        </w:rPr>
        <w:t xml:space="preserve"> of data</w:t>
      </w:r>
      <w:r w:rsidRPr="00E51583">
        <w:rPr>
          <w:rFonts w:ascii="Times New Roman" w:eastAsia="Times New Roman" w:hAnsi="Times New Roman" w:cs="Times New Roman"/>
          <w:color w:val="000000"/>
        </w:rPr>
        <w:t xml:space="preserve">. </w:t>
      </w:r>
      <w:del w:id="67" w:author="Grace Wilkinson" w:date="2026-10-19T06:15:00Z" w16du:dateUtc="2026-10-19T11:15:00Z">
        <w:r w:rsidRPr="00E51583" w:rsidDel="007C3C7B">
          <w:rPr>
            <w:rFonts w:ascii="Times New Roman" w:eastAsia="Times New Roman" w:hAnsi="Times New Roman" w:cs="Times New Roman"/>
            <w:color w:val="000000"/>
          </w:rPr>
          <w:delText>Because DO integrates the effects of photosynthesis, respiration, and their regulatory feedbacks, it is a useful state variable for tracking the integrated dynamics of aquatic ecosystems at high sampling frequencies</w:delText>
        </w:r>
        <w:r w:rsidR="007C3C7B" w:rsidDel="007C3C7B">
          <w:rPr>
            <w:rFonts w:ascii="Times New Roman" w:eastAsia="Times New Roman" w:hAnsi="Times New Roman" w:cs="Times New Roman"/>
            <w:color w:val="000000"/>
          </w:rPr>
          <w:delText xml:space="preserve"> (Batt et al. 2013, Pace et al. in review)</w:delText>
        </w:r>
        <w:r w:rsidRPr="00E51583" w:rsidDel="007C3C7B">
          <w:rPr>
            <w:rFonts w:ascii="Times New Roman" w:eastAsia="Times New Roman" w:hAnsi="Times New Roman" w:cs="Times New Roman"/>
            <w:color w:val="000000"/>
          </w:rPr>
          <w:delText>. Daily rates of ecosystem metabolism will be estimated from DO dynamics; e</w:delText>
        </w:r>
      </w:del>
      <w:ins w:id="68" w:author="Grace Wilkinson" w:date="2026-10-19T06:15:00Z" w16du:dateUtc="2026-10-19T11:15:00Z">
        <w:r w:rsidR="007C3C7B">
          <w:rPr>
            <w:rFonts w:ascii="Times New Roman" w:eastAsia="Times New Roman" w:hAnsi="Times New Roman" w:cs="Times New Roman"/>
            <w:color w:val="000000"/>
          </w:rPr>
          <w:t xml:space="preserve"> E</w:t>
        </w:r>
      </w:ins>
      <w:r w:rsidRPr="00E51583">
        <w:rPr>
          <w:rFonts w:ascii="Times New Roman" w:eastAsia="Times New Roman" w:hAnsi="Times New Roman" w:cs="Times New Roman"/>
          <w:color w:val="000000"/>
        </w:rPr>
        <w:t xml:space="preserve">cosystem metabolism represents the balance of photosynthesis and respiration while accounting for physical processes such as atmospheric gas exchange. Thus, </w:t>
      </w:r>
      <w:r w:rsidR="007C3C7B">
        <w:rPr>
          <w:rFonts w:ascii="Times New Roman" w:eastAsia="Times New Roman" w:hAnsi="Times New Roman" w:cs="Times New Roman"/>
          <w:color w:val="000000"/>
        </w:rPr>
        <w:t>metabolic rates</w:t>
      </w:r>
      <w:ins w:id="69" w:author="Grace Wilkinson" w:date="2026-10-19T06:16:00Z" w16du:dateUtc="2026-10-19T11:16:00Z">
        <w:r w:rsidR="007C3C7B">
          <w:rPr>
            <w:rFonts w:ascii="Times New Roman" w:eastAsia="Times New Roman" w:hAnsi="Times New Roman" w:cs="Times New Roman"/>
            <w:color w:val="000000"/>
          </w:rPr>
          <w:t xml:space="preserve"> (GPP, ER, and NEP)</w:t>
        </w:r>
      </w:ins>
      <w:r w:rsidR="007C3C7B">
        <w:rPr>
          <w:rFonts w:ascii="Times New Roman" w:eastAsia="Times New Roman" w:hAnsi="Times New Roman" w:cs="Times New Roman"/>
          <w:color w:val="000000"/>
        </w:rPr>
        <w:t xml:space="preserve"> track</w:t>
      </w:r>
      <w:r w:rsidRPr="00E51583">
        <w:rPr>
          <w:rFonts w:ascii="Times New Roman" w:eastAsia="Times New Roman" w:hAnsi="Times New Roman" w:cs="Times New Roman"/>
          <w:color w:val="000000"/>
        </w:rPr>
        <w:t xml:space="preserve"> the integrated dynamics of aquatic ecosystems with deeper inference into ecological process, but at a loss of measurement frequency because sub-daily data are integrated to compute metabolism. </w:t>
      </w:r>
      <w:r w:rsidR="007C3C7B" w:rsidRPr="00D530A4">
        <w:rPr>
          <w:rFonts w:ascii="Times New Roman" w:eastAsia="Times New Roman" w:hAnsi="Times New Roman" w:cs="Times New Roman"/>
          <w:color w:val="000000"/>
        </w:rPr>
        <w:t>Ecosystem metabolism will be estimated using the Kalman filter method</w:t>
      </w:r>
      <w:r w:rsidR="007C3C7B" w:rsidRPr="00D530A4">
        <w:rPr>
          <w:rFonts w:ascii="Times New Roman" w:eastAsia="Times New Roman" w:hAnsi="Times New Roman" w:cs="Times New Roman"/>
          <w:color w:val="000000"/>
          <w:vertAlign w:val="superscript"/>
        </w:rPr>
        <w:t>53</w:t>
      </w:r>
      <w:r w:rsidR="007C3C7B" w:rsidRPr="00D530A4">
        <w:rPr>
          <w:rFonts w:ascii="Times New Roman" w:eastAsia="Times New Roman" w:hAnsi="Times New Roman" w:cs="Times New Roman"/>
          <w:color w:val="000000"/>
        </w:rPr>
        <w:t xml:space="preserve"> implemented in the LakeMetabolizer R package</w:t>
      </w:r>
      <w:r w:rsidR="007C3C7B" w:rsidRPr="00D530A4">
        <w:rPr>
          <w:rFonts w:ascii="Times New Roman" w:eastAsia="Times New Roman" w:hAnsi="Times New Roman" w:cs="Times New Roman"/>
          <w:color w:val="000000"/>
          <w:vertAlign w:val="superscript"/>
        </w:rPr>
        <w:t>54</w:t>
      </w:r>
      <w:r w:rsidR="007C3C7B" w:rsidRPr="00D530A4">
        <w:rPr>
          <w:rFonts w:ascii="Times New Roman" w:eastAsia="Times New Roman" w:hAnsi="Times New Roman" w:cs="Times New Roman"/>
          <w:color w:val="000000"/>
        </w:rPr>
        <w:t>.</w:t>
      </w:r>
      <w:r w:rsidR="007C3C7B">
        <w:rPr>
          <w:rFonts w:ascii="Times New Roman" w:eastAsia="Times New Roman" w:hAnsi="Times New Roman" w:cs="Times New Roman"/>
          <w:color w:val="000000"/>
        </w:rPr>
        <w:t xml:space="preserve"> </w:t>
      </w:r>
      <w:ins w:id="70" w:author="Grace Wilkinson" w:date="2026-10-19T06:30:00Z" w16du:dateUtc="2026-10-19T11:30:00Z">
        <w:r w:rsidR="00370227">
          <w:rPr>
            <w:rFonts w:ascii="Times New Roman" w:eastAsia="Times New Roman" w:hAnsi="Times New Roman" w:cs="Times New Roman"/>
            <w:color w:val="000000"/>
          </w:rPr>
          <w:t xml:space="preserve">All three rates (GPP, ER, NEP) can be used to reconstruct stability landscapes of productivity, </w:t>
        </w:r>
      </w:ins>
      <w:ins w:id="71" w:author="Grace Wilkinson" w:date="2026-10-19T06:31:00Z" w16du:dateUtc="2026-10-19T11:31:00Z">
        <w:r w:rsidR="00370227">
          <w:rPr>
            <w:rFonts w:ascii="Times New Roman" w:eastAsia="Times New Roman" w:hAnsi="Times New Roman" w:cs="Times New Roman"/>
            <w:color w:val="000000"/>
          </w:rPr>
          <w:t xml:space="preserve">but we will primarily focus on NEP rates in our analyses. </w:t>
        </w:r>
      </w:ins>
    </w:p>
    <w:p w14:paraId="0000006C" w14:textId="64F987B4" w:rsidR="008E0D62" w:rsidRDefault="007C3C7B" w:rsidP="00E51583">
      <w:pPr>
        <w:widowControl w:val="0"/>
        <w:spacing w:before="120"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w:t>
      </w:r>
      <w:r w:rsidR="00DC0722" w:rsidRPr="00D530A4">
        <w:rPr>
          <w:rFonts w:ascii="Times New Roman" w:eastAsia="Times New Roman" w:hAnsi="Times New Roman" w:cs="Times New Roman"/>
          <w:color w:val="000000"/>
        </w:rPr>
        <w:t xml:space="preserve">ncertainty </w:t>
      </w:r>
      <w:r>
        <w:rPr>
          <w:rFonts w:ascii="Times New Roman" w:eastAsia="Times New Roman" w:hAnsi="Times New Roman" w:cs="Times New Roman"/>
          <w:color w:val="000000"/>
        </w:rPr>
        <w:t>in daily metabolic rates estimates</w:t>
      </w:r>
      <w:r w:rsidR="00DC0722" w:rsidRPr="00D530A4">
        <w:rPr>
          <w:rFonts w:ascii="Times New Roman" w:eastAsia="Times New Roman" w:hAnsi="Times New Roman" w:cs="Times New Roman"/>
          <w:color w:val="000000"/>
        </w:rPr>
        <w:t xml:space="preserve"> may dampen signals of changing resilience</w:t>
      </w:r>
      <w:r w:rsidR="00DC0722" w:rsidRPr="00D530A4">
        <w:rPr>
          <w:rFonts w:ascii="Times New Roman" w:eastAsia="Times New Roman" w:hAnsi="Times New Roman" w:cs="Times New Roman"/>
          <w:color w:val="000000"/>
          <w:vertAlign w:val="superscript"/>
        </w:rPr>
        <w:t>55</w:t>
      </w:r>
      <w:r w:rsidR="00DC0722" w:rsidRPr="00D530A4">
        <w:rPr>
          <w:rFonts w:ascii="Times New Roman" w:eastAsia="Times New Roman" w:hAnsi="Times New Roman" w:cs="Times New Roman"/>
          <w:color w:val="000000"/>
        </w:rPr>
        <w:t>. In contrast, sub-daily DO saturation reflects the production–respiration balance</w:t>
      </w:r>
      <w:ins w:id="72" w:author="Grace Wilkinson" w:date="2026-10-19T06:17:00Z" w16du:dateUtc="2026-10-19T11:17:00Z">
        <w:r>
          <w:rPr>
            <w:rFonts w:ascii="Times New Roman" w:eastAsia="Times New Roman" w:hAnsi="Times New Roman" w:cs="Times New Roman"/>
            <w:color w:val="000000"/>
          </w:rPr>
          <w:t xml:space="preserve"> (i.e., NEP)</w:t>
        </w:r>
      </w:ins>
      <w:r w:rsidR="00DC0722" w:rsidRPr="00D530A4">
        <w:rPr>
          <w:rFonts w:ascii="Times New Roman" w:eastAsia="Times New Roman" w:hAnsi="Times New Roman" w:cs="Times New Roman"/>
          <w:color w:val="000000"/>
        </w:rPr>
        <w:t xml:space="preserve"> and responds rapidly to shifts in nutrient supply, food web structure, and physical conditions</w:t>
      </w:r>
      <w:r w:rsidR="00DC0722" w:rsidRPr="00D530A4">
        <w:rPr>
          <w:rFonts w:ascii="Times New Roman" w:eastAsia="Times New Roman" w:hAnsi="Times New Roman" w:cs="Times New Roman"/>
          <w:color w:val="000000"/>
          <w:vertAlign w:val="superscript"/>
        </w:rPr>
        <w:t>55,56</w:t>
      </w:r>
      <w:r w:rsidR="00DC0722" w:rsidRPr="00D530A4">
        <w:rPr>
          <w:rFonts w:ascii="Times New Roman" w:eastAsia="Times New Roman" w:hAnsi="Times New Roman" w:cs="Times New Roman"/>
          <w:color w:val="000000"/>
        </w:rPr>
        <w:t xml:space="preserve">. Although atmospheric equilibration can dampen DO signals, this effect is likely smaller than the </w:t>
      </w:r>
      <w:r w:rsidR="00DC0722" w:rsidRPr="00D530A4">
        <w:rPr>
          <w:rFonts w:ascii="Times New Roman" w:eastAsia="Times New Roman" w:hAnsi="Times New Roman" w:cs="Times New Roman"/>
          <w:color w:val="000000"/>
        </w:rPr>
        <w:lastRenderedPageBreak/>
        <w:t xml:space="preserve">uncertainty in metabolism estimates. Given these tradeoffs, we will assess both daily metabolism and high frequency DO saturation as state variables for reconstructing </w:t>
      </w:r>
      <w:r>
        <w:rPr>
          <w:rFonts w:ascii="Times New Roman" w:eastAsia="Times New Roman" w:hAnsi="Times New Roman" w:cs="Times New Roman"/>
          <w:color w:val="000000"/>
        </w:rPr>
        <w:t xml:space="preserve">productivity </w:t>
      </w:r>
      <w:r w:rsidR="00DC0722" w:rsidRPr="00D530A4">
        <w:rPr>
          <w:rFonts w:ascii="Times New Roman" w:eastAsia="Times New Roman" w:hAnsi="Times New Roman" w:cs="Times New Roman"/>
          <w:color w:val="000000"/>
        </w:rPr>
        <w:t>stability landscapes. Phytoplankton pigment concentration (chlorophyll, phycocyanin) are also candidate state variables useful for studying regime shifts</w:t>
      </w:r>
      <w:r w:rsidR="00DC0722" w:rsidRPr="00D530A4">
        <w:rPr>
          <w:rFonts w:ascii="Times New Roman" w:eastAsia="Times New Roman" w:hAnsi="Times New Roman" w:cs="Times New Roman"/>
          <w:color w:val="000000"/>
          <w:vertAlign w:val="superscript"/>
        </w:rPr>
        <w:t>5,12,19,25</w:t>
      </w:r>
      <w:r w:rsidR="00DC0722" w:rsidRPr="00D530A4">
        <w:rPr>
          <w:rFonts w:ascii="Times New Roman" w:eastAsia="Times New Roman" w:hAnsi="Times New Roman" w:cs="Times New Roman"/>
          <w:color w:val="000000"/>
        </w:rPr>
        <w:t>, but high frequency pigment data are only available for 53 lake-years</w:t>
      </w:r>
      <w:r w:rsidR="00AA26AD">
        <w:rPr>
          <w:rFonts w:ascii="Times New Roman" w:eastAsia="Times New Roman" w:hAnsi="Times New Roman" w:cs="Times New Roman"/>
          <w:color w:val="000000"/>
        </w:rPr>
        <w:t>, versus 14</w:t>
      </w:r>
      <w:r w:rsidR="00F61F65">
        <w:rPr>
          <w:rFonts w:ascii="Times New Roman" w:eastAsia="Times New Roman" w:hAnsi="Times New Roman" w:cs="Times New Roman"/>
          <w:color w:val="000000"/>
        </w:rPr>
        <w:t>5</w:t>
      </w:r>
      <w:r w:rsidR="00AA26AD">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years </w:t>
      </w:r>
      <w:r w:rsidR="00AA26AD">
        <w:rPr>
          <w:rFonts w:ascii="Times New Roman" w:eastAsia="Times New Roman" w:hAnsi="Times New Roman" w:cs="Times New Roman"/>
          <w:color w:val="000000"/>
        </w:rPr>
        <w:t>for DO. W</w:t>
      </w:r>
      <w:r w:rsidR="00DC0722" w:rsidRPr="00D530A4">
        <w:rPr>
          <w:rFonts w:ascii="Times New Roman" w:eastAsia="Times New Roman" w:hAnsi="Times New Roman" w:cs="Times New Roman"/>
          <w:color w:val="000000"/>
        </w:rPr>
        <w:t>e will compare DO-</w:t>
      </w:r>
      <w:r>
        <w:rPr>
          <w:rFonts w:ascii="Times New Roman" w:eastAsia="Times New Roman" w:hAnsi="Times New Roman" w:cs="Times New Roman"/>
          <w:color w:val="000000"/>
        </w:rPr>
        <w:t>derived metabolic rates</w:t>
      </w:r>
      <w:r w:rsidR="00DC0722" w:rsidRPr="00D530A4">
        <w:rPr>
          <w:rFonts w:ascii="Times New Roman" w:eastAsia="Times New Roman" w:hAnsi="Times New Roman" w:cs="Times New Roman"/>
          <w:color w:val="000000"/>
        </w:rPr>
        <w:t xml:space="preserve"> and pigment-based stability landscapes</w:t>
      </w:r>
      <w:sdt>
        <w:sdtPr>
          <w:rPr>
            <w:rFonts w:ascii="Times New Roman" w:hAnsi="Times New Roman" w:cs="Times New Roman"/>
          </w:rPr>
          <w:tag w:val="goog_rdk_115"/>
          <w:id w:val="458603309"/>
        </w:sdtPr>
        <w:sdtContent>
          <w:r w:rsidR="00AA26AD">
            <w:rPr>
              <w:rFonts w:ascii="Times New Roman" w:eastAsia="Times New Roman" w:hAnsi="Times New Roman" w:cs="Times New Roman"/>
              <w:color w:val="000000"/>
            </w:rPr>
            <w:t xml:space="preserve"> </w:t>
          </w:r>
        </w:sdtContent>
      </w:sdt>
      <w:r w:rsidR="00DC0722" w:rsidRPr="00D530A4">
        <w:rPr>
          <w:rFonts w:ascii="Times New Roman" w:eastAsia="Times New Roman" w:hAnsi="Times New Roman" w:cs="Times New Roman"/>
          <w:color w:val="000000"/>
        </w:rPr>
        <w:t>where data overlap to assess the robustness of conclusions drawn from DO landscapes.</w:t>
      </w:r>
    </w:p>
    <w:p w14:paraId="2C9481C9" w14:textId="2ED8C275" w:rsidR="00DB2399" w:rsidRDefault="007C3C7B" w:rsidP="001A10F8">
      <w:pPr>
        <w:widowControl w:val="0"/>
        <w:spacing w:after="0" w:line="240" w:lineRule="auto"/>
        <w:rPr>
          <w:rFonts w:ascii="Times New Roman" w:eastAsia="Times New Roman" w:hAnsi="Times New Roman" w:cs="Times New Roman"/>
          <w:noProof/>
          <w:color w:val="000000"/>
        </w:rPr>
      </w:pPr>
      <w:r w:rsidRPr="00E51583">
        <w:rPr>
          <w:rFonts w:ascii="Times New Roman" w:eastAsia="Times New Roman" w:hAnsi="Times New Roman" w:cs="Times New Roman"/>
          <w:color w:val="000000"/>
        </w:rPr>
        <w:t xml:space="preserve">In these lakes, metabolic rates are sensitive to </w:t>
      </w:r>
      <w:ins w:id="73" w:author="Grace Wilkinson" w:date="2026-10-19T06:18:00Z" w16du:dateUtc="2026-10-19T11:18:00Z">
        <w:r w:rsidR="00E23E73">
          <w:rPr>
            <w:rFonts w:ascii="Times New Roman" w:eastAsia="Times New Roman" w:hAnsi="Times New Roman" w:cs="Times New Roman"/>
            <w:color w:val="000000"/>
          </w:rPr>
          <w:t>photosynthesis (</w:t>
        </w:r>
      </w:ins>
      <w:r w:rsidRPr="00E51583">
        <w:rPr>
          <w:rFonts w:ascii="Times New Roman" w:eastAsia="Times New Roman" w:hAnsi="Times New Roman" w:cs="Times New Roman"/>
          <w:color w:val="000000"/>
        </w:rPr>
        <w:t>phytoplankton biomass</w:t>
      </w:r>
      <w:ins w:id="74" w:author="Grace Wilkinson" w:date="2026-10-19T06:18:00Z" w16du:dateUtc="2026-10-19T11:18:00Z">
        <w:r w:rsidR="00E23E73">
          <w:rPr>
            <w:rFonts w:ascii="Times New Roman" w:eastAsia="Times New Roman" w:hAnsi="Times New Roman" w:cs="Times New Roman"/>
            <w:color w:val="000000"/>
          </w:rPr>
          <w:t>)</w:t>
        </w:r>
      </w:ins>
      <w:r w:rsidRPr="00E51583">
        <w:rPr>
          <w:rFonts w:ascii="Times New Roman" w:eastAsia="Times New Roman" w:hAnsi="Times New Roman" w:cs="Times New Roman"/>
          <w:color w:val="000000"/>
        </w:rPr>
        <w:t xml:space="preserve"> and </w:t>
      </w:r>
      <w:ins w:id="75" w:author="Grace Wilkinson" w:date="2026-10-19T06:18:00Z" w16du:dateUtc="2026-10-19T11:18:00Z">
        <w:r w:rsidR="00E23E73">
          <w:rPr>
            <w:rFonts w:ascii="Times New Roman" w:eastAsia="Times New Roman" w:hAnsi="Times New Roman" w:cs="Times New Roman"/>
            <w:color w:val="000000"/>
          </w:rPr>
          <w:t xml:space="preserve">respiration of terrestrial </w:t>
        </w:r>
      </w:ins>
      <w:del w:id="76" w:author="Grace Wilkinson" w:date="2026-10-19T06:18:00Z" w16du:dateUtc="2026-10-19T11:18:00Z">
        <w:r w:rsidRPr="00E51583" w:rsidDel="00E23E73">
          <w:rPr>
            <w:rFonts w:ascii="Times New Roman" w:eastAsia="Times New Roman" w:hAnsi="Times New Roman" w:cs="Times New Roman"/>
            <w:color w:val="000000"/>
          </w:rPr>
          <w:delText>dissolved organic carbon</w:delText>
        </w:r>
      </w:del>
      <w:ins w:id="77" w:author="Grace Wilkinson" w:date="2026-10-19T06:18:00Z" w16du:dateUtc="2026-10-19T11:18:00Z">
        <w:r w:rsidR="00E23E73">
          <w:rPr>
            <w:rFonts w:ascii="Times New Roman" w:eastAsia="Times New Roman" w:hAnsi="Times New Roman" w:cs="Times New Roman"/>
            <w:color w:val="000000"/>
          </w:rPr>
          <w:t>DOC</w:t>
        </w:r>
      </w:ins>
      <w:r w:rsidRPr="00F61F65">
        <w:rPr>
          <w:rFonts w:ascii="Times New Roman" w:eastAsia="Times New Roman" w:hAnsi="Times New Roman" w:cs="Times New Roman"/>
          <w:color w:val="000000"/>
          <w:vertAlign w:val="superscript"/>
        </w:rPr>
        <w:t>38,51,52</w:t>
      </w:r>
      <w:r w:rsidRPr="00E51583">
        <w:rPr>
          <w:rFonts w:ascii="Times New Roman" w:eastAsia="Times New Roman" w:hAnsi="Times New Roman" w:cs="Times New Roman"/>
          <w:color w:val="000000"/>
        </w:rPr>
        <w:t>. An extensive body of literature examines how the diversity (REFS) and structure (REFS) of biotic communities mediate ecological stability and resilience</w:t>
      </w:r>
      <w:ins w:id="78" w:author="Grace Wilkinson" w:date="2026-10-19T06:25:00Z" w16du:dateUtc="2026-10-19T11:25:00Z">
        <w:r w:rsidR="00E23E73">
          <w:rPr>
            <w:rFonts w:ascii="Times New Roman" w:eastAsia="Times New Roman" w:hAnsi="Times New Roman" w:cs="Times New Roman"/>
            <w:color w:val="000000"/>
          </w:rPr>
          <w:t>.</w:t>
        </w:r>
      </w:ins>
      <w:del w:id="79" w:author="Grace Wilkinson" w:date="2026-10-19T06:25:00Z" w16du:dateUtc="2026-10-19T11:25:00Z">
        <w:r w:rsidRPr="00E51583" w:rsidDel="00E23E73">
          <w:rPr>
            <w:rFonts w:ascii="Times New Roman" w:eastAsia="Times New Roman" w:hAnsi="Times New Roman" w:cs="Times New Roman"/>
            <w:color w:val="000000"/>
          </w:rPr>
          <w:delText>, and while o</w:delText>
        </w:r>
      </w:del>
      <w:ins w:id="80" w:author="Grace Wilkinson" w:date="2026-10-19T06:25:00Z" w16du:dateUtc="2026-10-19T11:25:00Z">
        <w:r w:rsidR="00E23E73">
          <w:rPr>
            <w:rFonts w:ascii="Times New Roman" w:eastAsia="Times New Roman" w:hAnsi="Times New Roman" w:cs="Times New Roman"/>
            <w:color w:val="000000"/>
          </w:rPr>
          <w:t xml:space="preserve"> </w:t>
        </w:r>
      </w:ins>
      <w:ins w:id="81" w:author="Grace Wilkinson" w:date="2026-10-19T06:26:00Z" w16du:dateUtc="2026-10-19T11:26:00Z">
        <w:r w:rsidR="00E23E73">
          <w:rPr>
            <w:rFonts w:ascii="Times New Roman" w:eastAsia="Times New Roman" w:hAnsi="Times New Roman" w:cs="Times New Roman"/>
            <w:color w:val="000000"/>
          </w:rPr>
          <w:t xml:space="preserve">While </w:t>
        </w:r>
      </w:ins>
      <w:del w:id="82" w:author="Grace Wilkinson" w:date="2026-10-19T06:26:00Z" w16du:dateUtc="2026-10-19T11:26:00Z">
        <w:r w:rsidRPr="00E51583" w:rsidDel="00E23E73">
          <w:rPr>
            <w:rFonts w:ascii="Times New Roman" w:eastAsia="Times New Roman" w:hAnsi="Times New Roman" w:cs="Times New Roman"/>
            <w:color w:val="000000"/>
          </w:rPr>
          <w:delText>ur ecosystem measurements</w:delText>
        </w:r>
      </w:del>
      <w:ins w:id="83" w:author="Grace Wilkinson" w:date="2026-10-19T06:19:00Z" w16du:dateUtc="2026-10-19T11:19:00Z">
        <w:r w:rsidR="00E23E73">
          <w:rPr>
            <w:rFonts w:ascii="Times New Roman" w:eastAsia="Times New Roman" w:hAnsi="Times New Roman" w:cs="Times New Roman"/>
            <w:color w:val="000000"/>
          </w:rPr>
          <w:t xml:space="preserve">metabolism, sub-daily DO saturation, </w:t>
        </w:r>
      </w:ins>
      <w:ins w:id="84" w:author="Grace Wilkinson" w:date="2026-10-19T06:26:00Z" w16du:dateUtc="2026-10-19T11:26:00Z">
        <w:r w:rsidR="00E23E73">
          <w:rPr>
            <w:rFonts w:ascii="Times New Roman" w:eastAsia="Times New Roman" w:hAnsi="Times New Roman" w:cs="Times New Roman"/>
            <w:color w:val="000000"/>
          </w:rPr>
          <w:t xml:space="preserve">and </w:t>
        </w:r>
      </w:ins>
      <w:ins w:id="85" w:author="Grace Wilkinson" w:date="2026-10-19T06:19:00Z" w16du:dateUtc="2026-10-19T11:19:00Z">
        <w:r w:rsidR="00E23E73">
          <w:rPr>
            <w:rFonts w:ascii="Times New Roman" w:eastAsia="Times New Roman" w:hAnsi="Times New Roman" w:cs="Times New Roman"/>
            <w:color w:val="000000"/>
          </w:rPr>
          <w:t>pigment concentration</w:t>
        </w:r>
      </w:ins>
      <w:ins w:id="86" w:author="Grace Wilkinson" w:date="2026-10-19T06:26:00Z" w16du:dateUtc="2026-10-19T11:26:00Z">
        <w:r w:rsidR="00E23E73">
          <w:rPr>
            <w:rFonts w:ascii="Times New Roman" w:eastAsia="Times New Roman" w:hAnsi="Times New Roman" w:cs="Times New Roman"/>
            <w:color w:val="000000"/>
          </w:rPr>
          <w:t xml:space="preserve"> </w:t>
        </w:r>
      </w:ins>
      <w:ins w:id="87" w:author="Grace Wilkinson" w:date="2026-10-19T06:23:00Z" w16du:dateUtc="2026-10-19T11:23:00Z">
        <w:r w:rsidR="00E23E73">
          <w:rPr>
            <w:rFonts w:ascii="Times New Roman" w:eastAsia="Times New Roman" w:hAnsi="Times New Roman" w:cs="Times New Roman"/>
            <w:color w:val="000000"/>
          </w:rPr>
          <w:t>i</w:t>
        </w:r>
      </w:ins>
      <w:r w:rsidRPr="00E51583">
        <w:rPr>
          <w:rFonts w:ascii="Times New Roman" w:eastAsia="Times New Roman" w:hAnsi="Times New Roman" w:cs="Times New Roman"/>
          <w:color w:val="000000"/>
        </w:rPr>
        <w:t>ntegrate the</w:t>
      </w:r>
      <w:ins w:id="88" w:author="Grace Wilkinson" w:date="2026-10-19T06:19:00Z" w16du:dateUtc="2026-10-19T11:19:00Z">
        <w:r w:rsidR="00E23E73">
          <w:rPr>
            <w:rFonts w:ascii="Times New Roman" w:eastAsia="Times New Roman" w:hAnsi="Times New Roman" w:cs="Times New Roman"/>
            <w:color w:val="000000"/>
          </w:rPr>
          <w:t xml:space="preserve"> </w:t>
        </w:r>
      </w:ins>
      <w:ins w:id="89" w:author="Grace Wilkinson" w:date="2026-10-19T06:26:00Z" w16du:dateUtc="2026-10-19T11:26:00Z">
        <w:r w:rsidR="00E23E73">
          <w:rPr>
            <w:rFonts w:ascii="Times New Roman" w:eastAsia="Times New Roman" w:hAnsi="Times New Roman" w:cs="Times New Roman"/>
            <w:color w:val="000000"/>
          </w:rPr>
          <w:t xml:space="preserve">net </w:t>
        </w:r>
      </w:ins>
      <w:ins w:id="90" w:author="Grace Wilkinson" w:date="2026-10-19T06:19:00Z" w16du:dateUtc="2026-10-19T11:19:00Z">
        <w:r w:rsidR="00E23E73">
          <w:rPr>
            <w:rFonts w:ascii="Times New Roman" w:eastAsia="Times New Roman" w:hAnsi="Times New Roman" w:cs="Times New Roman"/>
            <w:color w:val="000000"/>
          </w:rPr>
          <w:t>effect of the</w:t>
        </w:r>
      </w:ins>
      <w:r w:rsidRPr="00E51583">
        <w:rPr>
          <w:rFonts w:ascii="Times New Roman" w:eastAsia="Times New Roman" w:hAnsi="Times New Roman" w:cs="Times New Roman"/>
          <w:color w:val="000000"/>
        </w:rPr>
        <w:t xml:space="preserve"> biotic community </w:t>
      </w:r>
      <w:del w:id="91" w:author="Grace Wilkinson" w:date="2026-10-19T06:26:00Z" w16du:dateUtc="2026-10-19T11:26:00Z">
        <w:r w:rsidRPr="00E51583" w:rsidDel="00E23E73">
          <w:rPr>
            <w:rFonts w:ascii="Times New Roman" w:eastAsia="Times New Roman" w:hAnsi="Times New Roman" w:cs="Times New Roman"/>
            <w:color w:val="000000"/>
          </w:rPr>
          <w:delText xml:space="preserve">through its net effects </w:delText>
        </w:r>
      </w:del>
      <w:r w:rsidRPr="00E51583">
        <w:rPr>
          <w:rFonts w:ascii="Times New Roman" w:eastAsia="Times New Roman" w:hAnsi="Times New Roman" w:cs="Times New Roman"/>
          <w:color w:val="000000"/>
        </w:rPr>
        <w:t>on primary production and respiration, the</w:t>
      </w:r>
      <w:ins w:id="92" w:author="Grace Wilkinson" w:date="2026-10-19T06:19:00Z" w16du:dateUtc="2026-10-19T11:19:00Z">
        <w:r w:rsidR="00E23E73">
          <w:rPr>
            <w:rFonts w:ascii="Times New Roman" w:eastAsia="Times New Roman" w:hAnsi="Times New Roman" w:cs="Times New Roman"/>
            <w:color w:val="000000"/>
          </w:rPr>
          <w:t>se state variables</w:t>
        </w:r>
      </w:ins>
      <w:del w:id="93" w:author="Grace Wilkinson" w:date="2026-10-19T06:19:00Z" w16du:dateUtc="2026-10-19T11:19:00Z">
        <w:r w:rsidRPr="00E51583" w:rsidDel="00E23E73">
          <w:rPr>
            <w:rFonts w:ascii="Times New Roman" w:eastAsia="Times New Roman" w:hAnsi="Times New Roman" w:cs="Times New Roman"/>
            <w:color w:val="000000"/>
          </w:rPr>
          <w:delText>y</w:delText>
        </w:r>
      </w:del>
      <w:r w:rsidRPr="00E51583">
        <w:rPr>
          <w:rFonts w:ascii="Times New Roman" w:eastAsia="Times New Roman" w:hAnsi="Times New Roman" w:cs="Times New Roman"/>
          <w:color w:val="000000"/>
        </w:rPr>
        <w:t xml:space="preserve"> offer a limited view of community dynamics. </w:t>
      </w:r>
      <w:r w:rsidR="00E23E73" w:rsidRPr="00E23E73">
        <w:rPr>
          <w:rFonts w:ascii="Times New Roman" w:eastAsia="Times New Roman" w:hAnsi="Times New Roman" w:cs="Times New Roman"/>
          <w:color w:val="000000"/>
        </w:rPr>
        <w:t>For each lake, we also have repeated measurements of zooplankton, fish, and macrophyte communities, as well as nutrient concentrations, that can be used to contextualize interannual changes in reconstructed stability landscapes.</w:t>
      </w:r>
      <w:r w:rsidR="00E23E73">
        <w:rPr>
          <w:rFonts w:ascii="Times New Roman" w:eastAsia="Times New Roman" w:hAnsi="Times New Roman" w:cs="Times New Roman"/>
          <w:color w:val="000000"/>
        </w:rPr>
        <w:t xml:space="preserve"> </w:t>
      </w:r>
      <w:r w:rsidR="00E23E73" w:rsidRPr="00E23E73">
        <w:rPr>
          <w:rFonts w:ascii="Times New Roman" w:eastAsia="Times New Roman" w:hAnsi="Times New Roman" w:cs="Times New Roman"/>
          <w:color w:val="000000"/>
        </w:rPr>
        <w:t xml:space="preserve">Because these community and chemistry data are generally collected at coarser temporal resolution (e.g., monthly to annually), they are not suitable for reconstructing annual stability landscapes directly. </w:t>
      </w:r>
      <w:r w:rsidR="00E23E73" w:rsidRPr="00E23E73">
        <w:rPr>
          <w:rFonts w:ascii="Times New Roman" w:eastAsia="Times New Roman" w:hAnsi="Times New Roman" w:cs="Times New Roman"/>
          <w:color w:val="000000"/>
          <w:rPrChange w:id="94" w:author="Grace Wilkinson" w:date="2026-10-19T06:24:00Z" w16du:dateUtc="2026-10-19T11:24:00Z">
            <w:rPr>
              <w:rFonts w:ascii="Times New Roman" w:eastAsia="Times New Roman" w:hAnsi="Times New Roman" w:cs="Times New Roman"/>
              <w:b/>
              <w:bCs/>
              <w:color w:val="000000"/>
            </w:rPr>
          </w:rPrChange>
        </w:rPr>
        <w:t xml:space="preserve">Instead, we will use them to test whether </w:t>
      </w:r>
      <w:r w:rsidR="00E23E73">
        <w:rPr>
          <w:rFonts w:ascii="Times New Roman" w:eastAsia="Times New Roman" w:hAnsi="Times New Roman" w:cs="Times New Roman"/>
          <w:color w:val="000000"/>
        </w:rPr>
        <w:t>interannual</w:t>
      </w:r>
      <w:r w:rsidR="00E23E73" w:rsidRPr="00E23E73">
        <w:rPr>
          <w:rFonts w:ascii="Times New Roman" w:eastAsia="Times New Roman" w:hAnsi="Times New Roman" w:cs="Times New Roman"/>
          <w:color w:val="000000"/>
          <w:rPrChange w:id="95" w:author="Grace Wilkinson" w:date="2026-10-19T06:24:00Z" w16du:dateUtc="2026-10-19T11:24:00Z">
            <w:rPr>
              <w:rFonts w:ascii="Times New Roman" w:eastAsia="Times New Roman" w:hAnsi="Times New Roman" w:cs="Times New Roman"/>
              <w:b/>
              <w:bCs/>
              <w:color w:val="000000"/>
            </w:rPr>
          </w:rPrChange>
        </w:rPr>
        <w:t xml:space="preserve"> changes in food</w:t>
      </w:r>
      <w:r w:rsidR="00E23E73">
        <w:rPr>
          <w:rFonts w:ascii="Times New Roman" w:eastAsia="Times New Roman" w:hAnsi="Times New Roman" w:cs="Times New Roman"/>
          <w:color w:val="000000"/>
        </w:rPr>
        <w:t xml:space="preserve"> </w:t>
      </w:r>
      <w:r w:rsidR="00E23E73" w:rsidRPr="00E23E73">
        <w:rPr>
          <w:rFonts w:ascii="Times New Roman" w:eastAsia="Times New Roman" w:hAnsi="Times New Roman" w:cs="Times New Roman"/>
          <w:color w:val="000000"/>
          <w:rPrChange w:id="96" w:author="Grace Wilkinson" w:date="2026-10-19T06:24:00Z" w16du:dateUtc="2026-10-19T11:24:00Z">
            <w:rPr>
              <w:rFonts w:ascii="Times New Roman" w:eastAsia="Times New Roman" w:hAnsi="Times New Roman" w:cs="Times New Roman"/>
              <w:b/>
              <w:bCs/>
              <w:color w:val="000000"/>
            </w:rPr>
          </w:rPrChange>
        </w:rPr>
        <w:t xml:space="preserve">web structure, community composition, and nutrient </w:t>
      </w:r>
      <w:r w:rsidR="00E23E73">
        <w:rPr>
          <w:rFonts w:ascii="Times New Roman" w:eastAsia="Times New Roman" w:hAnsi="Times New Roman" w:cs="Times New Roman"/>
          <w:color w:val="000000"/>
        </w:rPr>
        <w:t>availability</w:t>
      </w:r>
      <w:r w:rsidR="00E23E73" w:rsidRPr="00E23E73">
        <w:rPr>
          <w:rFonts w:ascii="Times New Roman" w:eastAsia="Times New Roman" w:hAnsi="Times New Roman" w:cs="Times New Roman"/>
          <w:color w:val="000000"/>
          <w:rPrChange w:id="97" w:author="Grace Wilkinson" w:date="2026-10-19T06:24:00Z" w16du:dateUtc="2026-10-19T11:24:00Z">
            <w:rPr>
              <w:rFonts w:ascii="Times New Roman" w:eastAsia="Times New Roman" w:hAnsi="Times New Roman" w:cs="Times New Roman"/>
              <w:b/>
              <w:bCs/>
              <w:color w:val="000000"/>
            </w:rPr>
          </w:rPrChange>
        </w:rPr>
        <w:t xml:space="preserve"> explain variation in landscape geometry</w:t>
      </w:r>
      <w:r w:rsidR="00E23E73" w:rsidRPr="00E23E73">
        <w:rPr>
          <w:rFonts w:ascii="Times New Roman" w:eastAsia="Times New Roman" w:hAnsi="Times New Roman" w:cs="Times New Roman"/>
          <w:color w:val="000000"/>
        </w:rPr>
        <w:t xml:space="preserve"> (Objective 2, H2.1; Objective 3, H3.1).</w:t>
      </w:r>
      <w:r w:rsidR="00E23E73">
        <w:rPr>
          <w:rFonts w:ascii="Times New Roman" w:eastAsia="Times New Roman" w:hAnsi="Times New Roman" w:cs="Times New Roman"/>
          <w:color w:val="000000"/>
        </w:rPr>
        <w:t xml:space="preserve"> </w:t>
      </w:r>
    </w:p>
    <w:p w14:paraId="1C527374" w14:textId="5EF293C9" w:rsidR="009225C1" w:rsidRDefault="001A10F8" w:rsidP="009225C1">
      <w:pPr>
        <w:widowControl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7960F79" wp14:editId="50EC63AA">
            <wp:extent cx="5943600" cy="2292526"/>
            <wp:effectExtent l="0" t="0" r="0" b="0"/>
            <wp:docPr id="82417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92526"/>
                    </a:xfrm>
                    <a:prstGeom prst="rect">
                      <a:avLst/>
                    </a:prstGeom>
                    <a:noFill/>
                  </pic:spPr>
                </pic:pic>
              </a:graphicData>
            </a:graphic>
          </wp:inline>
        </w:drawing>
      </w:r>
    </w:p>
    <w:p w14:paraId="2005E757" w14:textId="3DBFC69B" w:rsidR="003027E2" w:rsidRPr="003027E2" w:rsidRDefault="003027E2" w:rsidP="009225C1">
      <w:pPr>
        <w:widowControl w:val="0"/>
        <w:shd w:val="clear" w:color="auto" w:fill="F2F2F2" w:themeFill="background1" w:themeFillShade="F2"/>
        <w:spacing w:after="120" w:line="240" w:lineRule="auto"/>
        <w:rPr>
          <w:rFonts w:ascii="Times New Roman" w:eastAsia="Times New Roman" w:hAnsi="Times New Roman" w:cs="Times New Roman"/>
          <w:i/>
          <w:iCs/>
          <w:color w:val="000000"/>
          <w:sz w:val="22"/>
          <w:szCs w:val="22"/>
        </w:rPr>
      </w:pPr>
      <w:r w:rsidRPr="00370227">
        <w:rPr>
          <w:rFonts w:ascii="Times New Roman" w:eastAsia="Times New Roman" w:hAnsi="Times New Roman" w:cs="Times New Roman"/>
          <w:b/>
          <w:bCs/>
          <w:i/>
          <w:iCs/>
          <w:color w:val="000000"/>
          <w:sz w:val="22"/>
          <w:szCs w:val="22"/>
        </w:rPr>
        <w:t>Figure</w:t>
      </w:r>
      <w:r w:rsidR="00370227" w:rsidRPr="00370227">
        <w:rPr>
          <w:rFonts w:ascii="Times New Roman" w:eastAsia="Times New Roman" w:hAnsi="Times New Roman" w:cs="Times New Roman"/>
          <w:b/>
          <w:bCs/>
          <w:i/>
          <w:iCs/>
          <w:color w:val="000000"/>
          <w:sz w:val="22"/>
          <w:szCs w:val="22"/>
        </w:rPr>
        <w:t xml:space="preserve"> 4</w:t>
      </w:r>
      <w:r w:rsidRPr="00370227">
        <w:rPr>
          <w:rFonts w:ascii="Times New Roman" w:eastAsia="Times New Roman" w:hAnsi="Times New Roman" w:cs="Times New Roman"/>
          <w:b/>
          <w:bCs/>
          <w:i/>
          <w:iCs/>
          <w:color w:val="000000"/>
          <w:sz w:val="22"/>
          <w:szCs w:val="22"/>
        </w:rPr>
        <w:t xml:space="preserve">. </w:t>
      </w:r>
      <w:r w:rsidR="009225C1">
        <w:rPr>
          <w:rFonts w:ascii="Times New Roman" w:eastAsia="Times New Roman" w:hAnsi="Times New Roman" w:cs="Times New Roman"/>
          <w:b/>
          <w:bCs/>
          <w:i/>
          <w:iCs/>
          <w:color w:val="000000"/>
          <w:sz w:val="22"/>
          <w:szCs w:val="22"/>
        </w:rPr>
        <w:t>[A]</w:t>
      </w:r>
      <w:r w:rsidR="00370227">
        <w:rPr>
          <w:rFonts w:ascii="Times New Roman" w:eastAsia="Times New Roman" w:hAnsi="Times New Roman" w:cs="Times New Roman"/>
          <w:i/>
          <w:iCs/>
          <w:color w:val="000000"/>
          <w:sz w:val="22"/>
          <w:szCs w:val="22"/>
        </w:rPr>
        <w:t xml:space="preserve"> Generalized additive models of daily average DO saturation in eight of the </w:t>
      </w:r>
      <w:commentRangeStart w:id="98"/>
      <w:r w:rsidR="00370227">
        <w:rPr>
          <w:rFonts w:ascii="Times New Roman" w:eastAsia="Times New Roman" w:hAnsi="Times New Roman" w:cs="Times New Roman"/>
          <w:i/>
          <w:iCs/>
          <w:color w:val="000000"/>
          <w:sz w:val="22"/>
          <w:szCs w:val="22"/>
        </w:rPr>
        <w:t>study lakes</w:t>
      </w:r>
      <w:commentRangeEnd w:id="98"/>
      <w:r w:rsidR="0095788C">
        <w:rPr>
          <w:rStyle w:val="CommentReference"/>
          <w:rFonts w:ascii="Times New Roman" w:eastAsia="Times New Roman" w:hAnsi="Times New Roman" w:cs="Times New Roman"/>
          <w:i/>
          <w:iCs/>
          <w:color w:val="000000"/>
          <w:sz w:val="22"/>
          <w:szCs w:val="22"/>
        </w:rPr>
        <w:commentReference w:id="98"/>
      </w:r>
      <w:r w:rsidR="00370227">
        <w:rPr>
          <w:rFonts w:ascii="Times New Roman" w:eastAsia="Times New Roman" w:hAnsi="Times New Roman" w:cs="Times New Roman"/>
          <w:i/>
          <w:iCs/>
          <w:color w:val="000000"/>
          <w:sz w:val="22"/>
          <w:szCs w:val="22"/>
        </w:rPr>
        <w:t xml:space="preserve">; </w:t>
      </w:r>
      <w:r w:rsidR="009225C1">
        <w:rPr>
          <w:rFonts w:ascii="Times New Roman" w:eastAsia="Times New Roman" w:hAnsi="Times New Roman" w:cs="Times New Roman"/>
          <w:i/>
          <w:iCs/>
          <w:color w:val="000000"/>
          <w:sz w:val="22"/>
          <w:szCs w:val="22"/>
        </w:rPr>
        <w:br/>
      </w:r>
      <w:r w:rsidR="009225C1">
        <w:rPr>
          <w:rFonts w:ascii="Times New Roman" w:eastAsia="Times New Roman" w:hAnsi="Times New Roman" w:cs="Times New Roman"/>
          <w:b/>
          <w:bCs/>
          <w:i/>
          <w:iCs/>
          <w:color w:val="000000"/>
          <w:sz w:val="22"/>
          <w:szCs w:val="22"/>
        </w:rPr>
        <w:t>[B]</w:t>
      </w:r>
      <w:r w:rsidR="00370227">
        <w:rPr>
          <w:rFonts w:ascii="Times New Roman" w:eastAsia="Times New Roman" w:hAnsi="Times New Roman" w:cs="Times New Roman"/>
          <w:i/>
          <w:iCs/>
          <w:color w:val="000000"/>
          <w:sz w:val="22"/>
          <w:szCs w:val="22"/>
        </w:rPr>
        <w:t xml:space="preserve"> a</w:t>
      </w:r>
      <w:r w:rsidR="00370227" w:rsidRPr="00370227">
        <w:rPr>
          <w:rFonts w:ascii="Times New Roman" w:eastAsia="Times New Roman" w:hAnsi="Times New Roman" w:cs="Times New Roman"/>
          <w:i/>
          <w:iCs/>
          <w:color w:val="000000"/>
          <w:sz w:val="22"/>
          <w:szCs w:val="22"/>
        </w:rPr>
        <w:t xml:space="preserve">bsolute </w:t>
      </w:r>
      <w:r w:rsidR="009225C1">
        <w:rPr>
          <w:rFonts w:ascii="Times New Roman" w:eastAsia="Times New Roman" w:hAnsi="Times New Roman" w:cs="Times New Roman"/>
          <w:i/>
          <w:iCs/>
          <w:color w:val="000000"/>
          <w:sz w:val="22"/>
          <w:szCs w:val="22"/>
        </w:rPr>
        <w:t xml:space="preserve">value </w:t>
      </w:r>
      <w:r w:rsidR="00370227" w:rsidRPr="00370227">
        <w:rPr>
          <w:rFonts w:ascii="Times New Roman" w:eastAsia="Times New Roman" w:hAnsi="Times New Roman" w:cs="Times New Roman"/>
          <w:i/>
          <w:iCs/>
          <w:color w:val="000000"/>
          <w:sz w:val="22"/>
          <w:szCs w:val="22"/>
        </w:rPr>
        <w:t>Pearson correlation coefficients (|r|) for annual mean DO saturation among lakes</w:t>
      </w:r>
      <w:r w:rsidR="00370227">
        <w:rPr>
          <w:rFonts w:ascii="Times New Roman" w:eastAsia="Times New Roman" w:hAnsi="Times New Roman" w:cs="Times New Roman"/>
          <w:i/>
          <w:iCs/>
          <w:color w:val="000000"/>
          <w:sz w:val="22"/>
          <w:szCs w:val="22"/>
        </w:rPr>
        <w:t xml:space="preserve">, illustrating the variation in synchrony among lakes over time. </w:t>
      </w:r>
    </w:p>
    <w:p w14:paraId="0000006E" w14:textId="4DB6022A"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b/>
          <w:bCs/>
          <w:i/>
          <w:iCs/>
          <w:color w:val="000000"/>
        </w:rPr>
        <w:t>Objective 1: Quantify spatiotemporal patterns of stability</w:t>
      </w:r>
      <w:r w:rsidRPr="00D530A4">
        <w:rPr>
          <w:rFonts w:ascii="Times New Roman" w:eastAsia="Times New Roman" w:hAnsi="Times New Roman" w:cs="Times New Roman"/>
          <w:b/>
          <w:bCs/>
          <w:color w:val="000000"/>
        </w:rPr>
        <w:t xml:space="preserve">. </w:t>
      </w:r>
      <w:r w:rsidRPr="00D530A4">
        <w:rPr>
          <w:rFonts w:ascii="Times New Roman" w:eastAsia="Times New Roman" w:hAnsi="Times New Roman" w:cs="Times New Roman"/>
          <w:color w:val="000000"/>
        </w:rPr>
        <w:t>We will apply recently developed techniques for empirical stability landscape reconstruction to quantify spatiotemporal patterns of ecosystem stability. Specifically, we aim to resolve the relative magnitudes of spatial versus temporal variation in stability landscapes, and whether temporal variability in stability landscapes is spatially synchronous. Spatial synchrony refers to the exceedingly common tendency for temporal fluctuations in system properties (e.g., productivity, chemical</w:t>
      </w:r>
      <w:r w:rsidR="00AA26AD">
        <w:rPr>
          <w:rFonts w:ascii="Times New Roman" w:eastAsia="Times New Roman" w:hAnsi="Times New Roman" w:cs="Times New Roman"/>
          <w:color w:val="000000"/>
        </w:rPr>
        <w:t xml:space="preserve"> </w:t>
      </w:r>
      <w:r w:rsidRPr="00D530A4">
        <w:rPr>
          <w:rFonts w:ascii="Times New Roman" w:eastAsia="Times New Roman" w:hAnsi="Times New Roman" w:cs="Times New Roman"/>
          <w:color w:val="000000"/>
        </w:rPr>
        <w:t>concentrations) to be correlated across locations, often due to shared climatic fluctuations</w:t>
      </w:r>
      <w:r w:rsidRPr="00D530A4">
        <w:rPr>
          <w:rFonts w:ascii="Times New Roman" w:eastAsia="Times New Roman" w:hAnsi="Times New Roman" w:cs="Times New Roman"/>
          <w:color w:val="000000"/>
          <w:vertAlign w:val="superscript"/>
        </w:rPr>
        <w:t>31,68,69</w:t>
      </w:r>
      <w:r w:rsidRPr="00D530A4">
        <w:rPr>
          <w:rFonts w:ascii="Times New Roman" w:eastAsia="Times New Roman" w:hAnsi="Times New Roman" w:cs="Times New Roman"/>
          <w:color w:val="000000"/>
        </w:rPr>
        <w:t>. </w:t>
      </w:r>
    </w:p>
    <w:p w14:paraId="0000006F" w14:textId="31646149" w:rsidR="008E0D62" w:rsidRPr="00D530A4" w:rsidRDefault="00AA26AD" w:rsidP="00D530A4">
      <w:pPr>
        <w:widowControl w:val="0"/>
        <w:spacing w:after="120" w:line="240" w:lineRule="auto"/>
        <w:rPr>
          <w:rFonts w:ascii="Times New Roman" w:eastAsia="Times New Roman" w:hAnsi="Times New Roman" w:cs="Times New Roman"/>
        </w:rPr>
      </w:pPr>
      <w:r w:rsidRPr="00AA26AD">
        <w:rPr>
          <w:rFonts w:ascii="Times New Roman" w:eastAsia="Times New Roman" w:hAnsi="Times New Roman" w:cs="Times New Roman"/>
        </w:rPr>
        <w:t>We will use the “Hermite” method described in Arani et al.</w:t>
      </w:r>
      <w:r w:rsidR="00370227">
        <w:rPr>
          <w:rFonts w:ascii="Times New Roman" w:eastAsia="Times New Roman" w:hAnsi="Times New Roman" w:cs="Times New Roman"/>
        </w:rPr>
        <w:t xml:space="preserve"> (202)</w:t>
      </w:r>
      <w:r w:rsidRPr="00AA26AD">
        <w:rPr>
          <w:rFonts w:ascii="Times New Roman" w:eastAsia="Times New Roman" w:hAnsi="Times New Roman" w:cs="Times New Roman"/>
        </w:rPr>
        <w:t xml:space="preserve"> to empirically construct the stability landscape for each lake-year using high frequency DO and daily metabolism time series</w:t>
      </w:r>
      <w:r>
        <w:rPr>
          <w:rFonts w:ascii="Times New Roman" w:eastAsia="Times New Roman" w:hAnsi="Times New Roman" w:cs="Times New Roman"/>
        </w:rPr>
        <w:t>.</w:t>
      </w:r>
      <w:r w:rsidR="00DC0722" w:rsidRPr="00D530A4">
        <w:rPr>
          <w:rFonts w:ascii="Times New Roman" w:eastAsia="Times New Roman" w:hAnsi="Times New Roman" w:cs="Times New Roman"/>
        </w:rPr>
        <w:t xml:space="preserve"> </w:t>
      </w:r>
      <w:r w:rsidR="00DC0722" w:rsidRPr="00D530A4">
        <w:rPr>
          <w:rFonts w:ascii="Times New Roman" w:eastAsia="Times New Roman" w:hAnsi="Times New Roman" w:cs="Times New Roman"/>
        </w:rPr>
        <w:lastRenderedPageBreak/>
        <w:t>Briefly, the method uses splines to flexibly estimate the Langevin system in a maximum likelihood framework, from which the “effective potential function,” i.e., the quantity corresponding to the stability landscape for stochastic systems, is determined</w:t>
      </w:r>
      <w:r>
        <w:rPr>
          <w:rFonts w:ascii="Times New Roman" w:eastAsia="Times New Roman" w:hAnsi="Times New Roman" w:cs="Times New Roman"/>
        </w:rPr>
        <w:t xml:space="preserve">. </w:t>
      </w:r>
      <w:r w:rsidR="00DC0722" w:rsidRPr="00D530A4">
        <w:rPr>
          <w:rFonts w:ascii="Times New Roman" w:eastAsia="Times New Roman" w:hAnsi="Times New Roman" w:cs="Times New Roman"/>
        </w:rPr>
        <w:t>The method appl</w:t>
      </w:r>
      <w:r>
        <w:rPr>
          <w:rFonts w:ascii="Times New Roman" w:eastAsia="Times New Roman" w:hAnsi="Times New Roman" w:cs="Times New Roman"/>
        </w:rPr>
        <w:t xml:space="preserve">ies </w:t>
      </w:r>
      <w:r w:rsidR="00DC0722" w:rsidRPr="00D530A4">
        <w:rPr>
          <w:rFonts w:ascii="Times New Roman" w:eastAsia="Times New Roman" w:hAnsi="Times New Roman" w:cs="Times New Roman"/>
        </w:rPr>
        <w:t xml:space="preserve">to systems meeting </w:t>
      </w:r>
      <w:r>
        <w:rPr>
          <w:rFonts w:ascii="Times New Roman" w:eastAsia="Times New Roman" w:hAnsi="Times New Roman" w:cs="Times New Roman"/>
        </w:rPr>
        <w:t>three</w:t>
      </w:r>
      <w:r w:rsidR="00DC0722" w:rsidRPr="00D530A4">
        <w:rPr>
          <w:rFonts w:ascii="Times New Roman" w:eastAsia="Times New Roman" w:hAnsi="Times New Roman" w:cs="Times New Roman"/>
        </w:rPr>
        <w:t xml:space="preserve"> key assumptions: the data are stationary; the data satisfy the Markov property; and the time series resolution is small relative to the timescale of system dynamics. Preliminary analyses indicate that these assumptions are met with modest data pre-processing, and the data distributions exhibit hallmarks of bistability (i.e., two basins of attraction separated by an unstable equilibrium/threshold) in many lake-years.</w:t>
      </w:r>
      <w:r w:rsidR="008A5D15">
        <w:rPr>
          <w:rFonts w:ascii="Times New Roman" w:eastAsia="Times New Roman" w:hAnsi="Times New Roman" w:cs="Times New Roman"/>
        </w:rPr>
        <w:t xml:space="preserve"> </w:t>
      </w:r>
      <w:ins w:id="99" w:author="Grace Wilkinson" w:date="2026-10-19T06:40:00Z" w16du:dateUtc="2026-10-19T11:40:00Z">
        <w:r w:rsidR="008A5D15">
          <w:rPr>
            <w:rFonts w:ascii="Times New Roman" w:eastAsia="Times New Roman" w:hAnsi="Times New Roman" w:cs="Times New Roman"/>
          </w:rPr>
          <w:t xml:space="preserve">We will use boot strapping to estimate uncertainty in the reconstructed stability landscapes. </w:t>
        </w:r>
      </w:ins>
    </w:p>
    <w:p w14:paraId="00000070" w14:textId="18BC4632"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From the reconstructed stability landscapes, we will extract information such as the position of the threshold, stable equilibria, distance between equilibria, and basin width and depth (Figure </w:t>
      </w:r>
      <w:r w:rsidR="00370227">
        <w:rPr>
          <w:rFonts w:ascii="Times New Roman" w:eastAsia="Times New Roman" w:hAnsi="Times New Roman" w:cs="Times New Roman"/>
          <w:color w:val="000000"/>
        </w:rPr>
        <w:t>5</w:t>
      </w:r>
      <w:r w:rsidRPr="00D530A4">
        <w:rPr>
          <w:rFonts w:ascii="Times New Roman" w:eastAsia="Times New Roman" w:hAnsi="Times New Roman" w:cs="Times New Roman"/>
          <w:color w:val="000000"/>
        </w:rPr>
        <w:t>). These descriptive metrics will be used to quantify multidimensional differences in stability landscapes among lake-years to assess the relative magnitude of spatial and temporal variability (</w:t>
      </w:r>
      <w:r w:rsidRPr="00D530A4">
        <w:rPr>
          <w:rFonts w:ascii="Times New Roman" w:eastAsia="Times New Roman" w:hAnsi="Times New Roman" w:cs="Times New Roman"/>
          <w:b/>
          <w:bCs/>
          <w:color w:val="000000"/>
        </w:rPr>
        <w:t>H1.1</w:t>
      </w:r>
      <w:r w:rsidRPr="00D530A4">
        <w:rPr>
          <w:rFonts w:ascii="Times New Roman" w:eastAsia="Times New Roman" w:hAnsi="Times New Roman" w:cs="Times New Roman"/>
          <w:color w:val="000000"/>
        </w:rPr>
        <w:t>). Specifically, we will use Multivariate Analysis of Variance (MANOVA, or non-parametric PERMANOVA if assumptions are violated) for this comparison because stability landscapes are multidimensional: the locations of equilibria and the basin depth and shape all influence system dynamics and cannot be reduced to a single variable without information loss. While we emphasize multivariate methods, functional data analysis (FDA</w:t>
      </w:r>
      <w:r w:rsidRPr="00D530A4">
        <w:rPr>
          <w:rFonts w:ascii="Times New Roman" w:eastAsia="Times New Roman" w:hAnsi="Times New Roman" w:cs="Times New Roman"/>
          <w:color w:val="000000"/>
          <w:vertAlign w:val="superscript"/>
        </w:rPr>
        <w:t>70</w:t>
      </w:r>
      <w:r w:rsidRPr="00D530A4">
        <w:rPr>
          <w:rFonts w:ascii="Times New Roman" w:eastAsia="Times New Roman" w:hAnsi="Times New Roman" w:cs="Times New Roman"/>
          <w:color w:val="000000"/>
        </w:rPr>
        <w:t>) offers a parallel approach. We focus on multivariate methods because prior research</w:t>
      </w:r>
      <w:sdt>
        <w:sdtPr>
          <w:rPr>
            <w:rFonts w:ascii="Times New Roman" w:hAnsi="Times New Roman" w:cs="Times New Roman"/>
          </w:rPr>
          <w:tag w:val="goog_rdk_130"/>
          <w:id w:val="-796184189"/>
        </w:sdtPr>
        <w:sdtContent>
          <w:ins w:id="100" w:author="Jonathan Walter" w:date="2026-08-14T11:41:00Z">
            <w:r w:rsidRPr="00D530A4">
              <w:rPr>
                <w:rFonts w:ascii="Times New Roman" w:eastAsia="Times New Roman" w:hAnsi="Times New Roman" w:cs="Times New Roman"/>
                <w:color w:val="000000"/>
              </w:rPr>
              <w:t xml:space="preserve"> (REFS)</w:t>
            </w:r>
          </w:ins>
        </w:sdtContent>
      </w:sdt>
      <w:r w:rsidRPr="00D530A4">
        <w:rPr>
          <w:rFonts w:ascii="Times New Roman" w:eastAsia="Times New Roman" w:hAnsi="Times New Roman" w:cs="Times New Roman"/>
          <w:color w:val="000000"/>
        </w:rPr>
        <w:t xml:space="preserve"> leads us to be interested in specific values such as the locations of stable and unstable equilibria, while enabling holistic tests of </w:t>
      </w:r>
      <w:r w:rsidR="00AA26AD">
        <w:rPr>
          <w:rFonts w:ascii="Times New Roman" w:eastAsia="Times New Roman" w:hAnsi="Times New Roman" w:cs="Times New Roman"/>
          <w:color w:val="000000"/>
        </w:rPr>
        <w:t>stability l</w:t>
      </w:r>
      <w:r w:rsidRPr="00D530A4">
        <w:rPr>
          <w:rFonts w:ascii="Times New Roman" w:eastAsia="Times New Roman" w:hAnsi="Times New Roman" w:cs="Times New Roman"/>
          <w:color w:val="000000"/>
        </w:rPr>
        <w:t>andscape change. Many FDA approaches use function values at discrete points, making them closely aligned with multivariate analyses. We will evaluate both approaches as the research progresses.</w:t>
      </w:r>
    </w:p>
    <w:p w14:paraId="00000071"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To test for spatially synchronous changes in stability landscapes (</w:t>
      </w:r>
      <w:r w:rsidRPr="00D530A4">
        <w:rPr>
          <w:rFonts w:ascii="Times New Roman" w:eastAsia="Times New Roman" w:hAnsi="Times New Roman" w:cs="Times New Roman"/>
          <w:b/>
          <w:bCs/>
          <w:color w:val="000000"/>
        </w:rPr>
        <w:t>H1.2</w:t>
      </w:r>
      <w:r w:rsidRPr="00D530A4">
        <w:rPr>
          <w:rFonts w:ascii="Times New Roman" w:eastAsia="Times New Roman" w:hAnsi="Times New Roman" w:cs="Times New Roman"/>
          <w:color w:val="000000"/>
        </w:rPr>
        <w:t>), we will use an adaptation of Pearson correlation for multivariate data. Spatial synchrony between two locations (here, lakes) is commonly measured by applying Pearson correlation to univariate time series (Walter et al. 2017); the standard Pearson correlation can be straightforwardly extended to a measure of spatial synchrony (</w:t>
      </w:r>
      <w:r w:rsidRPr="00D530A4">
        <w:rPr>
          <w:rFonts w:ascii="Times New Roman" w:eastAsia="Times New Roman" w:hAnsi="Times New Roman" w:cs="Times New Roman"/>
          <w:i/>
          <w:iCs/>
          <w:color w:val="000000"/>
        </w:rPr>
        <w:t>r</w:t>
      </w:r>
      <w:r w:rsidRPr="00D530A4">
        <w:rPr>
          <w:rFonts w:ascii="Times New Roman" w:eastAsia="Times New Roman" w:hAnsi="Times New Roman" w:cs="Times New Roman"/>
          <w:color w:val="000000"/>
        </w:rPr>
        <w:t xml:space="preserve">) for two multivariate time series </w:t>
      </w:r>
      <w:r w:rsidRPr="00D530A4">
        <w:rPr>
          <w:rFonts w:ascii="Times New Roman" w:eastAsia="Times New Roman" w:hAnsi="Times New Roman" w:cs="Times New Roman"/>
          <w:i/>
          <w:iCs/>
          <w:color w:val="000000"/>
        </w:rPr>
        <w:t>X</w:t>
      </w:r>
      <w:r w:rsidRPr="00D530A4">
        <w:rPr>
          <w:rFonts w:ascii="Times New Roman" w:eastAsia="Times New Roman" w:hAnsi="Times New Roman" w:cs="Times New Roman"/>
          <w:color w:val="000000"/>
        </w:rPr>
        <w:t xml:space="preserve"> and </w:t>
      </w:r>
      <w:r w:rsidRPr="00D530A4">
        <w:rPr>
          <w:rFonts w:ascii="Times New Roman" w:eastAsia="Times New Roman" w:hAnsi="Times New Roman" w:cs="Times New Roman"/>
          <w:i/>
          <w:iCs/>
          <w:color w:val="000000"/>
        </w:rPr>
        <w:t>Y</w:t>
      </w:r>
      <w:r w:rsidRPr="00D530A4">
        <w:rPr>
          <w:rFonts w:ascii="Times New Roman" w:eastAsia="Times New Roman" w:hAnsi="Times New Roman" w:cs="Times New Roman"/>
          <w:color w:val="000000"/>
        </w:rPr>
        <w:t>:</w:t>
      </w:r>
    </w:p>
    <w:p w14:paraId="00000072" w14:textId="77777777" w:rsidR="008E0D62" w:rsidRPr="00D530A4" w:rsidRDefault="00000000" w:rsidP="00D530A4">
      <w:pPr>
        <w:widowControl w:val="0"/>
        <w:spacing w:after="120" w:line="240" w:lineRule="auto"/>
        <w:jc w:val="center"/>
        <w:rPr>
          <w:rFonts w:ascii="Times New Roman" w:eastAsia="Cambria Math" w:hAnsi="Times New Roman" w:cs="Times New Roman"/>
          <w:color w:val="000000"/>
        </w:rPr>
      </w:pPr>
      <m:oMathPara>
        <m:oMath>
          <m:sSub>
            <m:sSubPr>
              <m:ctrlPr>
                <w:rPr>
                  <w:rFonts w:ascii="Cambria Math" w:eastAsia="Cambria Math" w:hAnsi="Cambria Math" w:cs="Times New Roman"/>
                  <w:color w:val="000000"/>
                </w:rPr>
              </m:ctrlPr>
            </m:sSubPr>
            <m:e>
              <m:r>
                <w:rPr>
                  <w:rFonts w:ascii="Cambria Math" w:eastAsia="Cambria Math" w:hAnsi="Cambria Math" w:cs="Times New Roman"/>
                  <w:color w:val="000000"/>
                </w:rPr>
                <m:t>r</m:t>
              </m:r>
            </m:e>
            <m:sub>
              <m:r>
                <w:rPr>
                  <w:rFonts w:ascii="Cambria Math" w:eastAsia="Cambria Math" w:hAnsi="Cambria Math" w:cs="Times New Roman"/>
                  <w:color w:val="000000"/>
                </w:rPr>
                <m:t>X,Y</m:t>
              </m:r>
            </m:sub>
          </m:sSub>
          <m:r>
            <w:rPr>
              <w:rFonts w:ascii="Cambria Math" w:eastAsia="Cambria Math" w:hAnsi="Cambria Math" w:cs="Times New Roman"/>
              <w:color w:val="000000"/>
            </w:rPr>
            <m:t>=</m:t>
          </m:r>
          <m:f>
            <m:fPr>
              <m:ctrlPr>
                <w:rPr>
                  <w:rFonts w:ascii="Cambria Math" w:eastAsia="Cambria Math" w:hAnsi="Cambria Math" w:cs="Times New Roman"/>
                  <w:color w:val="000000"/>
                </w:rPr>
              </m:ctrlPr>
            </m:fPr>
            <m:num>
              <m:r>
                <w:rPr>
                  <w:rFonts w:ascii="Cambria Math" w:eastAsia="Cambria Math" w:hAnsi="Cambria Math" w:cs="Times New Roman"/>
                  <w:color w:val="000000"/>
                </w:rPr>
                <m:t>1</m:t>
              </m:r>
            </m:num>
            <m:den>
              <m:r>
                <w:rPr>
                  <w:rFonts w:ascii="Cambria Math" w:eastAsia="Cambria Math" w:hAnsi="Cambria Math" w:cs="Times New Roman"/>
                  <w:color w:val="000000"/>
                </w:rPr>
                <m:t>V(T-1)</m:t>
              </m:r>
            </m:den>
          </m:f>
          <m:nary>
            <m:naryPr>
              <m:chr m:val="∑"/>
              <m:ctrlPr>
                <w:rPr>
                  <w:rFonts w:ascii="Cambria Math" w:eastAsia="Cambria Math" w:hAnsi="Cambria Math" w:cs="Times New Roman"/>
                  <w:color w:val="000000"/>
                </w:rPr>
              </m:ctrlPr>
            </m:naryPr>
            <m:sub>
              <m:r>
                <w:rPr>
                  <w:rFonts w:ascii="Cambria Math" w:eastAsia="Cambria Math" w:hAnsi="Cambria Math" w:cs="Times New Roman"/>
                  <w:color w:val="000000"/>
                </w:rPr>
                <m:t>v=1</m:t>
              </m:r>
            </m:sub>
            <m:sup>
              <m:r>
                <w:rPr>
                  <w:rFonts w:ascii="Cambria Math" w:eastAsia="Cambria Math" w:hAnsi="Cambria Math" w:cs="Times New Roman"/>
                  <w:color w:val="000000"/>
                </w:rPr>
                <m:t>V</m:t>
              </m:r>
            </m:sup>
            <m:e/>
          </m:nary>
          <m:nary>
            <m:naryPr>
              <m:chr m:val="∑"/>
              <m:ctrlPr>
                <w:rPr>
                  <w:rFonts w:ascii="Cambria Math" w:eastAsia="Cambria Math" w:hAnsi="Cambria Math" w:cs="Times New Roman"/>
                  <w:color w:val="000000"/>
                </w:rPr>
              </m:ctrlPr>
            </m:naryPr>
            <m:sub>
              <m:r>
                <w:rPr>
                  <w:rFonts w:ascii="Cambria Math" w:eastAsia="Cambria Math" w:hAnsi="Cambria Math" w:cs="Times New Roman"/>
                  <w:color w:val="000000"/>
                </w:rPr>
                <m:t>t=1</m:t>
              </m:r>
            </m:sub>
            <m:sup>
              <m:r>
                <w:rPr>
                  <w:rFonts w:ascii="Cambria Math" w:eastAsia="Cambria Math" w:hAnsi="Cambria Math" w:cs="Times New Roman"/>
                  <w:color w:val="000000"/>
                </w:rPr>
                <m:t>T</m:t>
              </m:r>
            </m:sup>
            <m:e/>
          </m:nary>
          <m:d>
            <m:dPr>
              <m:ctrlPr>
                <w:rPr>
                  <w:rFonts w:ascii="Cambria Math" w:eastAsia="Cambria Math" w:hAnsi="Cambria Math" w:cs="Times New Roman"/>
                  <w:color w:val="000000"/>
                </w:rPr>
              </m:ctrlPr>
            </m:dPr>
            <m:e>
              <m:f>
                <m:fPr>
                  <m:ctrlPr>
                    <w:rPr>
                      <w:rFonts w:ascii="Cambria Math" w:eastAsia="Cambria Math" w:hAnsi="Cambria Math" w:cs="Times New Roman"/>
                      <w:color w:val="000000"/>
                    </w:rPr>
                  </m:ctrlPr>
                </m:fPr>
                <m:num>
                  <m:sSub>
                    <m:sSubPr>
                      <m:ctrlPr>
                        <w:rPr>
                          <w:rFonts w:ascii="Cambria Math" w:eastAsia="Cambria Math" w:hAnsi="Cambria Math" w:cs="Times New Roman"/>
                          <w:color w:val="000000"/>
                        </w:rPr>
                      </m:ctrlPr>
                    </m:sSubPr>
                    <m:e>
                      <m:r>
                        <w:rPr>
                          <w:rFonts w:ascii="Cambria Math" w:eastAsia="Cambria Math" w:hAnsi="Cambria Math" w:cs="Times New Roman"/>
                          <w:color w:val="000000"/>
                        </w:rPr>
                        <m:t>x</m:t>
                      </m:r>
                    </m:e>
                    <m:sub>
                      <m:r>
                        <w:rPr>
                          <w:rFonts w:ascii="Cambria Math" w:eastAsia="Cambria Math" w:hAnsi="Cambria Math" w:cs="Times New Roman"/>
                          <w:color w:val="000000"/>
                        </w:rPr>
                        <m:t>v,t</m:t>
                      </m:r>
                    </m:sub>
                  </m:sSub>
                  <m:r>
                    <w:rPr>
                      <w:rFonts w:ascii="Cambria Math" w:eastAsia="Cambria Math" w:hAnsi="Cambria Math" w:cs="Times New Roman"/>
                      <w:color w:val="000000"/>
                    </w:rPr>
                    <m:t>-</m:t>
                  </m:r>
                  <m:sSub>
                    <m:sSubPr>
                      <m:ctrlPr>
                        <w:rPr>
                          <w:rFonts w:ascii="Cambria Math" w:eastAsia="Cambria Math" w:hAnsi="Cambria Math" w:cs="Times New Roman"/>
                          <w:color w:val="000000"/>
                        </w:rPr>
                      </m:ctrlPr>
                    </m:sSubPr>
                    <m:e>
                      <m:bar>
                        <m:barPr>
                          <m:ctrlPr>
                            <w:rPr>
                              <w:rFonts w:ascii="Cambria Math" w:eastAsia="Cambria Math" w:hAnsi="Cambria Math" w:cs="Times New Roman"/>
                              <w:color w:val="000000"/>
                            </w:rPr>
                          </m:ctrlPr>
                        </m:barPr>
                        <m:e>
                          <m:r>
                            <w:rPr>
                              <w:rFonts w:ascii="Cambria Math" w:eastAsia="Cambria Math" w:hAnsi="Cambria Math" w:cs="Times New Roman"/>
                              <w:color w:val="000000"/>
                            </w:rPr>
                            <m:t>x</m:t>
                          </m:r>
                        </m:e>
                      </m:bar>
                    </m:e>
                    <m:sub>
                      <m:r>
                        <w:rPr>
                          <w:rFonts w:ascii="Cambria Math" w:eastAsia="Cambria Math" w:hAnsi="Cambria Math" w:cs="Times New Roman"/>
                          <w:color w:val="000000"/>
                        </w:rPr>
                        <m:t>v</m:t>
                      </m:r>
                    </m:sub>
                  </m:sSub>
                </m:num>
                <m:den>
                  <m:r>
                    <w:rPr>
                      <w:rFonts w:ascii="Cambria Math" w:eastAsia="Cambria Math" w:hAnsi="Cambria Math" w:cs="Times New Roman"/>
                      <w:color w:val="000000"/>
                    </w:rPr>
                    <m:t>s(</m:t>
                  </m:r>
                  <m:sSub>
                    <m:sSubPr>
                      <m:ctrlPr>
                        <w:rPr>
                          <w:rFonts w:ascii="Cambria Math" w:eastAsia="Cambria Math" w:hAnsi="Cambria Math" w:cs="Times New Roman"/>
                          <w:color w:val="000000"/>
                        </w:rPr>
                      </m:ctrlPr>
                    </m:sSubPr>
                    <m:e>
                      <m:r>
                        <w:rPr>
                          <w:rFonts w:ascii="Cambria Math" w:eastAsia="Cambria Math" w:hAnsi="Cambria Math" w:cs="Times New Roman"/>
                          <w:color w:val="000000"/>
                        </w:rPr>
                        <m:t>x</m:t>
                      </m:r>
                    </m:e>
                    <m:sub>
                      <m:r>
                        <w:rPr>
                          <w:rFonts w:ascii="Cambria Math" w:eastAsia="Cambria Math" w:hAnsi="Cambria Math" w:cs="Times New Roman"/>
                          <w:color w:val="000000"/>
                        </w:rPr>
                        <m:t>v</m:t>
                      </m:r>
                    </m:sub>
                  </m:sSub>
                  <m:r>
                    <w:rPr>
                      <w:rFonts w:ascii="Cambria Math" w:eastAsia="Cambria Math" w:hAnsi="Cambria Math" w:cs="Times New Roman"/>
                      <w:color w:val="000000"/>
                    </w:rPr>
                    <m:t>)</m:t>
                  </m:r>
                </m:den>
              </m:f>
            </m:e>
          </m:d>
          <m:d>
            <m:dPr>
              <m:ctrlPr>
                <w:rPr>
                  <w:rFonts w:ascii="Cambria Math" w:eastAsia="Cambria Math" w:hAnsi="Cambria Math" w:cs="Times New Roman"/>
                  <w:color w:val="000000"/>
                </w:rPr>
              </m:ctrlPr>
            </m:dPr>
            <m:e>
              <m:f>
                <m:fPr>
                  <m:ctrlPr>
                    <w:rPr>
                      <w:rFonts w:ascii="Cambria Math" w:eastAsia="Cambria Math" w:hAnsi="Cambria Math" w:cs="Times New Roman"/>
                      <w:color w:val="000000"/>
                    </w:rPr>
                  </m:ctrlPr>
                </m:fPr>
                <m:num>
                  <m:sSub>
                    <m:sSubPr>
                      <m:ctrlPr>
                        <w:rPr>
                          <w:rFonts w:ascii="Cambria Math" w:eastAsia="Cambria Math" w:hAnsi="Cambria Math" w:cs="Times New Roman"/>
                          <w:color w:val="000000"/>
                        </w:rPr>
                      </m:ctrlPr>
                    </m:sSubPr>
                    <m:e>
                      <m:r>
                        <w:rPr>
                          <w:rFonts w:ascii="Cambria Math" w:eastAsia="Cambria Math" w:hAnsi="Cambria Math" w:cs="Times New Roman"/>
                          <w:color w:val="000000"/>
                        </w:rPr>
                        <m:t>y</m:t>
                      </m:r>
                    </m:e>
                    <m:sub>
                      <m:r>
                        <w:rPr>
                          <w:rFonts w:ascii="Cambria Math" w:eastAsia="Cambria Math" w:hAnsi="Cambria Math" w:cs="Times New Roman"/>
                          <w:color w:val="000000"/>
                        </w:rPr>
                        <m:t>v,t</m:t>
                      </m:r>
                    </m:sub>
                  </m:sSub>
                  <m:r>
                    <w:rPr>
                      <w:rFonts w:ascii="Cambria Math" w:eastAsia="Cambria Math" w:hAnsi="Cambria Math" w:cs="Times New Roman"/>
                      <w:color w:val="000000"/>
                    </w:rPr>
                    <m:t>-</m:t>
                  </m:r>
                  <m:sSub>
                    <m:sSubPr>
                      <m:ctrlPr>
                        <w:rPr>
                          <w:rFonts w:ascii="Cambria Math" w:eastAsia="Cambria Math" w:hAnsi="Cambria Math" w:cs="Times New Roman"/>
                          <w:color w:val="000000"/>
                        </w:rPr>
                      </m:ctrlPr>
                    </m:sSubPr>
                    <m:e>
                      <m:bar>
                        <m:barPr>
                          <m:ctrlPr>
                            <w:rPr>
                              <w:rFonts w:ascii="Cambria Math" w:eastAsia="Cambria Math" w:hAnsi="Cambria Math" w:cs="Times New Roman"/>
                              <w:color w:val="000000"/>
                            </w:rPr>
                          </m:ctrlPr>
                        </m:barPr>
                        <m:e>
                          <m:r>
                            <w:rPr>
                              <w:rFonts w:ascii="Cambria Math" w:eastAsia="Cambria Math" w:hAnsi="Cambria Math" w:cs="Times New Roman"/>
                              <w:color w:val="000000"/>
                            </w:rPr>
                            <m:t>y</m:t>
                          </m:r>
                        </m:e>
                      </m:bar>
                    </m:e>
                    <m:sub>
                      <m:r>
                        <w:rPr>
                          <w:rFonts w:ascii="Cambria Math" w:eastAsia="Cambria Math" w:hAnsi="Cambria Math" w:cs="Times New Roman"/>
                          <w:color w:val="000000"/>
                        </w:rPr>
                        <m:t>v</m:t>
                      </m:r>
                    </m:sub>
                  </m:sSub>
                </m:num>
                <m:den>
                  <m:r>
                    <w:rPr>
                      <w:rFonts w:ascii="Cambria Math" w:eastAsia="Cambria Math" w:hAnsi="Cambria Math" w:cs="Times New Roman"/>
                      <w:color w:val="000000"/>
                    </w:rPr>
                    <m:t>s(</m:t>
                  </m:r>
                  <m:sSub>
                    <m:sSubPr>
                      <m:ctrlPr>
                        <w:rPr>
                          <w:rFonts w:ascii="Cambria Math" w:eastAsia="Cambria Math" w:hAnsi="Cambria Math" w:cs="Times New Roman"/>
                          <w:color w:val="000000"/>
                        </w:rPr>
                      </m:ctrlPr>
                    </m:sSubPr>
                    <m:e>
                      <m:r>
                        <w:rPr>
                          <w:rFonts w:ascii="Cambria Math" w:eastAsia="Cambria Math" w:hAnsi="Cambria Math" w:cs="Times New Roman"/>
                          <w:color w:val="000000"/>
                        </w:rPr>
                        <m:t>y</m:t>
                      </m:r>
                    </m:e>
                    <m:sub>
                      <m:r>
                        <w:rPr>
                          <w:rFonts w:ascii="Cambria Math" w:eastAsia="Cambria Math" w:hAnsi="Cambria Math" w:cs="Times New Roman"/>
                          <w:color w:val="000000"/>
                        </w:rPr>
                        <m:t>v</m:t>
                      </m:r>
                    </m:sub>
                  </m:sSub>
                  <m:r>
                    <w:rPr>
                      <w:rFonts w:ascii="Cambria Math" w:eastAsia="Cambria Math" w:hAnsi="Cambria Math" w:cs="Times New Roman"/>
                      <w:color w:val="000000"/>
                    </w:rPr>
                    <m:t>)</m:t>
                  </m:r>
                </m:den>
              </m:f>
            </m:e>
          </m:d>
        </m:oMath>
      </m:oMathPara>
    </w:p>
    <w:p w14:paraId="00000074" w14:textId="6D8BC7C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Where </w:t>
      </w:r>
      <w:r w:rsidRPr="00D530A4">
        <w:rPr>
          <w:rFonts w:ascii="Times New Roman" w:eastAsia="Times New Roman" w:hAnsi="Times New Roman" w:cs="Times New Roman"/>
          <w:i/>
          <w:iCs/>
          <w:color w:val="000000"/>
        </w:rPr>
        <w:t>x</w:t>
      </w:r>
      <w:r w:rsidRPr="00D530A4">
        <w:rPr>
          <w:rFonts w:ascii="Times New Roman" w:eastAsia="Times New Roman" w:hAnsi="Times New Roman" w:cs="Times New Roman"/>
          <w:i/>
          <w:iCs/>
          <w:color w:val="000000"/>
          <w:vertAlign w:val="subscript"/>
        </w:rPr>
        <w:t>v,t</w:t>
      </w:r>
      <w:r w:rsidRPr="00D530A4">
        <w:rPr>
          <w:rFonts w:ascii="Times New Roman" w:eastAsia="Times New Roman" w:hAnsi="Times New Roman" w:cs="Times New Roman"/>
          <w:color w:val="000000"/>
          <w:vertAlign w:val="subscript"/>
        </w:rPr>
        <w:t xml:space="preserve"> </w:t>
      </w:r>
      <w:r w:rsidRPr="00D530A4">
        <w:rPr>
          <w:rFonts w:ascii="Times New Roman" w:eastAsia="Times New Roman" w:hAnsi="Times New Roman" w:cs="Times New Roman"/>
          <w:color w:val="000000"/>
        </w:rPr>
        <w:t>and y</w:t>
      </w:r>
      <w:r w:rsidRPr="00D530A4">
        <w:rPr>
          <w:rFonts w:ascii="Times New Roman" w:eastAsia="Times New Roman" w:hAnsi="Times New Roman" w:cs="Times New Roman"/>
          <w:color w:val="000000"/>
          <w:vertAlign w:val="subscript"/>
        </w:rPr>
        <w:t xml:space="preserve">v,t </w:t>
      </w:r>
      <w:r w:rsidRPr="00D530A4">
        <w:rPr>
          <w:rFonts w:ascii="Times New Roman" w:eastAsia="Times New Roman" w:hAnsi="Times New Roman" w:cs="Times New Roman"/>
          <w:color w:val="000000"/>
        </w:rPr>
        <w:t xml:space="preserve">are the values at two locations for variable </w:t>
      </w:r>
      <w:r w:rsidRPr="00D530A4">
        <w:rPr>
          <w:rFonts w:ascii="Times New Roman" w:eastAsia="Times New Roman" w:hAnsi="Times New Roman" w:cs="Times New Roman"/>
          <w:i/>
          <w:iCs/>
          <w:color w:val="000000"/>
        </w:rPr>
        <w:t>v</w:t>
      </w:r>
      <w:r w:rsidRPr="00D530A4">
        <w:rPr>
          <w:rFonts w:ascii="Times New Roman" w:eastAsia="Times New Roman" w:hAnsi="Times New Roman" w:cs="Times New Roman"/>
          <w:color w:val="000000"/>
        </w:rPr>
        <w:t xml:space="preserve"> in </w:t>
      </w:r>
      <w:r w:rsidRPr="00D530A4">
        <w:rPr>
          <w:rFonts w:ascii="Times New Roman" w:eastAsia="Times New Roman" w:hAnsi="Times New Roman" w:cs="Times New Roman"/>
          <w:i/>
          <w:iCs/>
          <w:color w:val="000000"/>
        </w:rPr>
        <w:t>v</w:t>
      </w:r>
      <w:r w:rsidRPr="00D530A4">
        <w:rPr>
          <w:rFonts w:ascii="Times New Roman" w:eastAsia="Times New Roman" w:hAnsi="Times New Roman" w:cs="Times New Roman"/>
          <w:color w:val="000000"/>
        </w:rPr>
        <w:t xml:space="preserve"> = 1 … </w:t>
      </w:r>
      <w:r w:rsidRPr="00D530A4">
        <w:rPr>
          <w:rFonts w:ascii="Times New Roman" w:eastAsia="Times New Roman" w:hAnsi="Times New Roman" w:cs="Times New Roman"/>
          <w:i/>
          <w:iCs/>
          <w:color w:val="000000"/>
        </w:rPr>
        <w:t>V</w:t>
      </w:r>
      <w:r w:rsidRPr="00D530A4">
        <w:rPr>
          <w:rFonts w:ascii="Times New Roman" w:eastAsia="Times New Roman" w:hAnsi="Times New Roman" w:cs="Times New Roman"/>
          <w:color w:val="000000"/>
        </w:rPr>
        <w:t xml:space="preserve">, and time </w:t>
      </w:r>
      <w:r w:rsidRPr="00D530A4">
        <w:rPr>
          <w:rFonts w:ascii="Times New Roman" w:eastAsia="Times New Roman" w:hAnsi="Times New Roman" w:cs="Times New Roman"/>
          <w:i/>
          <w:iCs/>
          <w:color w:val="000000"/>
        </w:rPr>
        <w:t>t</w:t>
      </w:r>
      <w:r w:rsidRPr="00D530A4">
        <w:rPr>
          <w:rFonts w:ascii="Times New Roman" w:eastAsia="Times New Roman" w:hAnsi="Times New Roman" w:cs="Times New Roman"/>
          <w:color w:val="000000"/>
        </w:rPr>
        <w:t xml:space="preserve"> for </w:t>
      </w:r>
      <w:r w:rsidRPr="00D530A4">
        <w:rPr>
          <w:rFonts w:ascii="Times New Roman" w:eastAsia="Times New Roman" w:hAnsi="Times New Roman" w:cs="Times New Roman"/>
          <w:i/>
          <w:iCs/>
          <w:color w:val="000000"/>
        </w:rPr>
        <w:t>t</w:t>
      </w:r>
      <w:r w:rsidRPr="00D530A4">
        <w:rPr>
          <w:rFonts w:ascii="Times New Roman" w:eastAsia="Times New Roman" w:hAnsi="Times New Roman" w:cs="Times New Roman"/>
          <w:color w:val="000000"/>
        </w:rPr>
        <w:t xml:space="preserve"> = 1 … </w:t>
      </w:r>
      <w:r w:rsidRPr="00D530A4">
        <w:rPr>
          <w:rFonts w:ascii="Times New Roman" w:eastAsia="Times New Roman" w:hAnsi="Times New Roman" w:cs="Times New Roman"/>
          <w:i/>
          <w:iCs/>
          <w:color w:val="000000"/>
        </w:rPr>
        <w:t>T</w:t>
      </w:r>
      <w:r w:rsidRPr="00D530A4">
        <w:rPr>
          <w:rFonts w:ascii="Times New Roman" w:eastAsia="Times New Roman" w:hAnsi="Times New Roman" w:cs="Times New Roman"/>
          <w:color w:val="000000"/>
        </w:rPr>
        <w:t xml:space="preserve">; overbar denotes the sample mean; and </w:t>
      </w:r>
      <w:r w:rsidRPr="00D530A4">
        <w:rPr>
          <w:rFonts w:ascii="Times New Roman" w:eastAsia="Times New Roman" w:hAnsi="Times New Roman" w:cs="Times New Roman"/>
          <w:i/>
          <w:iCs/>
          <w:color w:val="000000"/>
        </w:rPr>
        <w:t>s</w:t>
      </w:r>
      <w:r w:rsidRPr="00D530A4">
        <w:rPr>
          <w:rFonts w:ascii="Times New Roman" w:eastAsia="Times New Roman" w:hAnsi="Times New Roman" w:cs="Times New Roman"/>
          <w:color w:val="000000"/>
        </w:rPr>
        <w:t xml:space="preserve">() denotes the sample standard deviation. Statistical significance will be assessed by comparing the empirical multivariate synchrony to a distribution of values representing a null hypothesis of no synchrony generated by randomly permuting the time steps of the data to break systematic temporal associations between </w:t>
      </w:r>
      <w:r w:rsidRPr="00D530A4">
        <w:rPr>
          <w:rFonts w:ascii="Times New Roman" w:eastAsia="Times New Roman" w:hAnsi="Times New Roman" w:cs="Times New Roman"/>
          <w:i/>
          <w:iCs/>
          <w:color w:val="000000"/>
        </w:rPr>
        <w:t>X</w:t>
      </w:r>
      <w:r w:rsidRPr="00D530A4">
        <w:rPr>
          <w:rFonts w:ascii="Times New Roman" w:eastAsia="Times New Roman" w:hAnsi="Times New Roman" w:cs="Times New Roman"/>
          <w:color w:val="000000"/>
        </w:rPr>
        <w:t xml:space="preserve"> and </w:t>
      </w:r>
      <w:r w:rsidRPr="00D530A4">
        <w:rPr>
          <w:rFonts w:ascii="Times New Roman" w:eastAsia="Times New Roman" w:hAnsi="Times New Roman" w:cs="Times New Roman"/>
          <w:i/>
          <w:iCs/>
          <w:color w:val="000000"/>
        </w:rPr>
        <w:t>Y</w:t>
      </w:r>
      <w:r w:rsidRPr="00D530A4">
        <w:rPr>
          <w:rFonts w:ascii="Times New Roman" w:eastAsia="Times New Roman" w:hAnsi="Times New Roman" w:cs="Times New Roman"/>
          <w:color w:val="000000"/>
        </w:rPr>
        <w:t xml:space="preserve">. Statistically significant values are those in the tails of this distribution (e.g., quantiles &gt;0.95). </w:t>
      </w:r>
    </w:p>
    <w:p w14:paraId="02944398" w14:textId="69552C0A" w:rsidR="00D530A4" w:rsidRDefault="00D530A4" w:rsidP="00017A1D">
      <w:pPr>
        <w:widowControl w:val="0"/>
        <w:spacing w:after="0" w:line="240" w:lineRule="auto"/>
        <w:rPr>
          <w:rFonts w:ascii="Times New Roman" w:eastAsia="Times New Roman" w:hAnsi="Times New Roman" w:cs="Times New Roman"/>
          <w:color w:val="000000"/>
        </w:rPr>
      </w:pPr>
      <w:r>
        <w:rPr>
          <w:noProof/>
          <w:color w:val="000000"/>
        </w:rPr>
        <w:lastRenderedPageBreak/>
        <w:drawing>
          <wp:inline distT="0" distB="0" distL="0" distR="0" wp14:anchorId="40B3D3AC" wp14:editId="0CC1292C">
            <wp:extent cx="5943600" cy="2943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0387582C" w14:textId="54038965" w:rsidR="00D530A4" w:rsidRPr="00D530A4" w:rsidRDefault="00D530A4" w:rsidP="00DB2399">
      <w:pPr>
        <w:widowControl w:val="0"/>
        <w:shd w:val="clear" w:color="auto" w:fill="F2F2F2" w:themeFill="background1" w:themeFillShade="F2"/>
        <w:spacing w:after="120" w:line="240" w:lineRule="auto"/>
        <w:rPr>
          <w:rFonts w:ascii="Times New Roman" w:eastAsia="Times New Roman" w:hAnsi="Times New Roman" w:cs="Times New Roman"/>
          <w:i/>
          <w:iCs/>
          <w:color w:val="000000"/>
          <w:sz w:val="22"/>
          <w:szCs w:val="22"/>
        </w:rPr>
      </w:pPr>
      <w:r w:rsidRPr="00D530A4">
        <w:rPr>
          <w:rFonts w:ascii="Times New Roman" w:hAnsi="Times New Roman" w:cs="Times New Roman"/>
          <w:b/>
          <w:bCs/>
          <w:i/>
          <w:iCs/>
          <w:color w:val="000000"/>
          <w:sz w:val="20"/>
          <w:szCs w:val="20"/>
        </w:rPr>
        <w:t xml:space="preserve">Figure </w:t>
      </w:r>
      <w:r w:rsidR="00370227">
        <w:rPr>
          <w:rFonts w:ascii="Times New Roman" w:hAnsi="Times New Roman" w:cs="Times New Roman"/>
          <w:b/>
          <w:bCs/>
          <w:i/>
          <w:iCs/>
          <w:color w:val="000000"/>
          <w:sz w:val="20"/>
          <w:szCs w:val="20"/>
        </w:rPr>
        <w:t>5</w:t>
      </w:r>
      <w:r w:rsidRPr="00D530A4">
        <w:rPr>
          <w:rFonts w:ascii="Times New Roman" w:hAnsi="Times New Roman" w:cs="Times New Roman"/>
          <w:b/>
          <w:bCs/>
          <w:i/>
          <w:iCs/>
          <w:color w:val="000000"/>
          <w:sz w:val="20"/>
          <w:szCs w:val="20"/>
        </w:rPr>
        <w:t>.</w:t>
      </w:r>
      <w:r w:rsidRPr="00D530A4">
        <w:rPr>
          <w:rFonts w:ascii="Times New Roman" w:hAnsi="Times New Roman" w:cs="Times New Roman"/>
          <w:i/>
          <w:iCs/>
          <w:color w:val="000000"/>
          <w:sz w:val="20"/>
          <w:szCs w:val="20"/>
        </w:rPr>
        <w:t xml:space="preserve"> </w:t>
      </w:r>
      <w:r w:rsidRPr="00D530A4">
        <w:rPr>
          <w:rFonts w:ascii="Times New Roman" w:hAnsi="Times New Roman" w:cs="Times New Roman"/>
          <w:b/>
          <w:bCs/>
          <w:i/>
          <w:iCs/>
          <w:color w:val="000000"/>
          <w:sz w:val="20"/>
          <w:szCs w:val="20"/>
        </w:rPr>
        <w:t>[A, B]</w:t>
      </w:r>
      <w:r w:rsidRPr="00D530A4">
        <w:rPr>
          <w:rFonts w:ascii="Times New Roman" w:hAnsi="Times New Roman" w:cs="Times New Roman"/>
          <w:i/>
          <w:iCs/>
          <w:color w:val="000000"/>
          <w:sz w:val="20"/>
          <w:szCs w:val="20"/>
        </w:rPr>
        <w:t xml:space="preserve"> Daily mean dissolved oxygen (DO) saturation in Sparkling Lake during paired early- and late-ice-off years: 2012–2013 and 2021–2022, with the latter pair spanning cisco introduction. </w:t>
      </w:r>
      <w:r w:rsidRPr="00D530A4">
        <w:rPr>
          <w:rFonts w:ascii="Times New Roman" w:hAnsi="Times New Roman" w:cs="Times New Roman"/>
          <w:b/>
          <w:bCs/>
          <w:i/>
          <w:iCs/>
          <w:color w:val="000000"/>
          <w:sz w:val="20"/>
          <w:szCs w:val="20"/>
        </w:rPr>
        <w:t>[C, D]</w:t>
      </w:r>
      <w:r w:rsidRPr="00D530A4">
        <w:rPr>
          <w:rFonts w:ascii="Times New Roman" w:hAnsi="Times New Roman" w:cs="Times New Roman"/>
          <w:i/>
          <w:iCs/>
          <w:color w:val="000000"/>
          <w:sz w:val="20"/>
          <w:szCs w:val="20"/>
        </w:rPr>
        <w:t xml:space="preserve"> Reconstructed stability landscapes of scaled DO saturation for these years. </w:t>
      </w:r>
      <w:r w:rsidRPr="00D530A4">
        <w:rPr>
          <w:rFonts w:ascii="Times New Roman" w:hAnsi="Times New Roman" w:cs="Times New Roman"/>
          <w:b/>
          <w:bCs/>
          <w:i/>
          <w:iCs/>
          <w:color w:val="000000"/>
          <w:sz w:val="20"/>
          <w:szCs w:val="20"/>
        </w:rPr>
        <w:t>[E]</w:t>
      </w:r>
      <w:r w:rsidRPr="00D530A4">
        <w:rPr>
          <w:rFonts w:ascii="Times New Roman" w:hAnsi="Times New Roman" w:cs="Times New Roman"/>
          <w:i/>
          <w:iCs/>
          <w:color w:val="000000"/>
          <w:sz w:val="20"/>
          <w:szCs w:val="20"/>
        </w:rPr>
        <w:t xml:space="preserve"> Unstable thresholds occurred at lower DO saturation following later ice-off and were closer to 100% saturation in 2021–2022 than in 2012–2013. </w:t>
      </w:r>
      <w:r w:rsidRPr="00D530A4">
        <w:rPr>
          <w:rFonts w:ascii="Times New Roman" w:hAnsi="Times New Roman" w:cs="Times New Roman"/>
          <w:b/>
          <w:bCs/>
          <w:i/>
          <w:iCs/>
          <w:color w:val="000000"/>
          <w:sz w:val="20"/>
          <w:szCs w:val="20"/>
        </w:rPr>
        <w:t>[F]</w:t>
      </w:r>
      <w:r w:rsidRPr="00D530A4">
        <w:rPr>
          <w:rFonts w:ascii="Times New Roman" w:hAnsi="Times New Roman" w:cs="Times New Roman"/>
          <w:i/>
          <w:iCs/>
          <w:color w:val="000000"/>
          <w:sz w:val="20"/>
          <w:szCs w:val="20"/>
        </w:rPr>
        <w:t xml:space="preserve"> Low DO basins were substantially deeper in 2012–2013, indicating greater resistance to crossing the threshold.</w:t>
      </w:r>
    </w:p>
    <w:p w14:paraId="00000077" w14:textId="3CFCA9B4"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We applied stability landscape reconstruction methods to </w:t>
      </w:r>
      <w:r w:rsidR="008A5D15">
        <w:rPr>
          <w:rFonts w:ascii="Times New Roman" w:eastAsia="Times New Roman" w:hAnsi="Times New Roman" w:cs="Times New Roman"/>
          <w:color w:val="000000"/>
        </w:rPr>
        <w:t>four</w:t>
      </w:r>
      <w:r w:rsidRPr="00D530A4">
        <w:rPr>
          <w:rFonts w:ascii="Times New Roman" w:eastAsia="Times New Roman" w:hAnsi="Times New Roman" w:cs="Times New Roman"/>
          <w:color w:val="000000"/>
        </w:rPr>
        <w:t xml:space="preserve"> years of hourly DO data from Sparkling Lake to demonstrate proof-of-concept. Sensors were deployed throughout the ice-free season in 2012, 2013, 2021, and 2022. The selected years bracket climatic extremes (earliest ice-off in 2012, latest in 2013) and contrast an unmanipulated period (</w:t>
      </w:r>
      <w:r w:rsidR="008A5D15">
        <w:rPr>
          <w:rFonts w:ascii="Times New Roman" w:eastAsia="Times New Roman" w:hAnsi="Times New Roman" w:cs="Times New Roman"/>
          <w:color w:val="000000"/>
        </w:rPr>
        <w:t>2012–20</w:t>
      </w:r>
      <w:r w:rsidRPr="00D530A4">
        <w:rPr>
          <w:rFonts w:ascii="Times New Roman" w:eastAsia="Times New Roman" w:hAnsi="Times New Roman" w:cs="Times New Roman"/>
          <w:color w:val="000000"/>
        </w:rPr>
        <w:t>13) with a fish addition (</w:t>
      </w:r>
      <w:r w:rsidR="008A5D15">
        <w:rPr>
          <w:rFonts w:ascii="Times New Roman" w:eastAsia="Times New Roman" w:hAnsi="Times New Roman" w:cs="Times New Roman"/>
          <w:color w:val="000000"/>
        </w:rPr>
        <w:t>2021–20</w:t>
      </w:r>
      <w:r w:rsidRPr="00D530A4">
        <w:rPr>
          <w:rFonts w:ascii="Times New Roman" w:eastAsia="Times New Roman" w:hAnsi="Times New Roman" w:cs="Times New Roman"/>
          <w:color w:val="000000"/>
        </w:rPr>
        <w:t xml:space="preserve">22) that increased the density of zooplanktivores. </w:t>
      </w:r>
      <w:r w:rsidRPr="00D530A4">
        <w:rPr>
          <w:rFonts w:ascii="Times New Roman" w:eastAsia="Times New Roman" w:hAnsi="Times New Roman" w:cs="Times New Roman"/>
          <w:i/>
          <w:iCs/>
          <w:color w:val="000000"/>
        </w:rPr>
        <w:t>Supporting the premise of this proposal, there is considerable year-to-year variability in lake stability landscapes</w:t>
      </w:r>
      <w:r w:rsidRPr="00D530A4">
        <w:rPr>
          <w:rFonts w:ascii="Times New Roman" w:eastAsia="Times New Roman" w:hAnsi="Times New Roman" w:cs="Times New Roman"/>
          <w:color w:val="000000"/>
        </w:rPr>
        <w:t xml:space="preserve"> (Figure </w:t>
      </w:r>
      <w:r w:rsidR="008A5D15">
        <w:rPr>
          <w:rFonts w:ascii="Times New Roman" w:eastAsia="Times New Roman" w:hAnsi="Times New Roman" w:cs="Times New Roman"/>
          <w:color w:val="000000"/>
        </w:rPr>
        <w:t>5</w:t>
      </w:r>
      <w:r w:rsidRPr="00D530A4">
        <w:rPr>
          <w:rFonts w:ascii="Times New Roman" w:eastAsia="Times New Roman" w:hAnsi="Times New Roman" w:cs="Times New Roman"/>
          <w:color w:val="000000"/>
        </w:rPr>
        <w:t>). While in all years there was evidence for low-DO and high-DO stable equilibria, the locations of these equilibria, tipping points, and basin depth and breadth were highly variable.</w:t>
      </w:r>
    </w:p>
    <w:p w14:paraId="26FE14A4" w14:textId="3A388CA1" w:rsidR="004A69CE" w:rsidRDefault="00DC0722" w:rsidP="00D530A4">
      <w:pPr>
        <w:widowControl w:val="0"/>
        <w:spacing w:after="120" w:line="240" w:lineRule="auto"/>
        <w:rPr>
          <w:ins w:id="101" w:author="Grace Wilkinson" w:date="2026-10-19T07:18:00Z" w16du:dateUtc="2026-10-19T12:18:00Z"/>
          <w:rFonts w:ascii="Times New Roman" w:eastAsia="Times New Roman" w:hAnsi="Times New Roman" w:cs="Times New Roman"/>
          <w:color w:val="000000"/>
        </w:rPr>
      </w:pPr>
      <w:r w:rsidRPr="00D530A4">
        <w:rPr>
          <w:rFonts w:ascii="Times New Roman" w:eastAsia="Times New Roman" w:hAnsi="Times New Roman" w:cs="Times New Roman"/>
          <w:b/>
          <w:bCs/>
          <w:i/>
          <w:iCs/>
          <w:color w:val="000000"/>
        </w:rPr>
        <w:t xml:space="preserve">Objective 2: </w:t>
      </w:r>
      <w:sdt>
        <w:sdtPr>
          <w:rPr>
            <w:rFonts w:ascii="Times New Roman" w:hAnsi="Times New Roman" w:cs="Times New Roman"/>
          </w:rPr>
          <w:tag w:val="goog_rdk_134"/>
          <w:id w:val="-20831931"/>
        </w:sdtPr>
        <w:sdtContent>
          <w:commentRangeStart w:id="102"/>
        </w:sdtContent>
      </w:sdt>
      <w:r w:rsidRPr="00D530A4">
        <w:rPr>
          <w:rFonts w:ascii="Times New Roman" w:eastAsia="Times New Roman" w:hAnsi="Times New Roman" w:cs="Times New Roman"/>
          <w:b/>
          <w:bCs/>
          <w:i/>
          <w:iCs/>
          <w:color w:val="000000"/>
        </w:rPr>
        <w:t>Attribute causes of</w:t>
      </w:r>
      <w:r w:rsidR="00BB6249">
        <w:rPr>
          <w:rFonts w:ascii="Times New Roman" w:eastAsia="Times New Roman" w:hAnsi="Times New Roman" w:cs="Times New Roman"/>
          <w:b/>
          <w:bCs/>
          <w:i/>
          <w:iCs/>
          <w:color w:val="000000"/>
        </w:rPr>
        <w:t xml:space="preserve"> </w:t>
      </w:r>
      <w:ins w:id="103" w:author="Grace Wilkinson" w:date="2026-10-19T07:31:00Z" w16du:dateUtc="2026-10-19T12:31:00Z">
        <w:r w:rsidR="00A47CED">
          <w:rPr>
            <w:rFonts w:ascii="Times New Roman" w:eastAsia="Times New Roman" w:hAnsi="Times New Roman" w:cs="Times New Roman"/>
            <w:b/>
            <w:bCs/>
            <w:i/>
            <w:iCs/>
            <w:color w:val="000000"/>
          </w:rPr>
          <w:t xml:space="preserve">natural </w:t>
        </w:r>
      </w:ins>
      <w:r w:rsidR="00BB6249">
        <w:rPr>
          <w:rFonts w:ascii="Times New Roman" w:eastAsia="Times New Roman" w:hAnsi="Times New Roman" w:cs="Times New Roman"/>
          <w:b/>
          <w:bCs/>
          <w:i/>
          <w:iCs/>
          <w:color w:val="000000"/>
        </w:rPr>
        <w:t>spatiotemporal</w:t>
      </w:r>
      <w:r w:rsidRPr="00D530A4">
        <w:rPr>
          <w:rFonts w:ascii="Times New Roman" w:eastAsia="Times New Roman" w:hAnsi="Times New Roman" w:cs="Times New Roman"/>
          <w:b/>
          <w:bCs/>
          <w:i/>
          <w:iCs/>
          <w:color w:val="000000"/>
        </w:rPr>
        <w:t xml:space="preserve"> variability in stability</w:t>
      </w:r>
      <w:commentRangeEnd w:id="102"/>
      <w:r>
        <w:rPr>
          <w:rStyle w:val="CommentReference"/>
          <w:rFonts w:ascii="Times New Roman" w:eastAsia="Times New Roman" w:hAnsi="Times New Roman" w:cs="Times New Roman"/>
          <w:b/>
          <w:bCs/>
          <w:i/>
          <w:iCs/>
          <w:color w:val="000000"/>
          <w:sz w:val="24"/>
          <w:szCs w:val="24"/>
        </w:rPr>
        <w:commentReference w:id="102"/>
      </w:r>
      <w:r w:rsidR="00BB6249">
        <w:rPr>
          <w:rFonts w:ascii="Times New Roman" w:eastAsia="Times New Roman" w:hAnsi="Times New Roman" w:cs="Times New Roman"/>
          <w:b/>
          <w:bCs/>
          <w:i/>
          <w:iCs/>
          <w:color w:val="000000"/>
        </w:rPr>
        <w:t xml:space="preserve"> landscapes</w:t>
      </w:r>
      <w:r w:rsidRPr="00D530A4">
        <w:rPr>
          <w:rFonts w:ascii="Times New Roman" w:eastAsia="Times New Roman" w:hAnsi="Times New Roman" w:cs="Times New Roman"/>
          <w:b/>
          <w:bCs/>
          <w:i/>
          <w:iCs/>
          <w:color w:val="000000"/>
        </w:rPr>
        <w:t>.</w:t>
      </w:r>
      <w:ins w:id="104" w:author="Grace Wilkinson" w:date="2026-10-19T07:08:00Z" w16du:dateUtc="2026-10-19T12:08:00Z">
        <w:r w:rsidR="00D01717" w:rsidRPr="00D01717">
          <w:t xml:space="preserve"> </w:t>
        </w:r>
      </w:ins>
      <w:ins w:id="105" w:author="Grace Wilkinson" w:date="2026-10-19T07:08:00Z">
        <w:r w:rsidR="00D01717" w:rsidRPr="00D01717">
          <w:rPr>
            <w:rFonts w:ascii="Times New Roman" w:eastAsia="Times New Roman" w:hAnsi="Times New Roman" w:cs="Times New Roman"/>
            <w:color w:val="000000"/>
            <w:rPrChange w:id="106" w:author="Grace Wilkinson" w:date="2026-10-19T07:08:00Z" w16du:dateUtc="2026-10-19T12:08:00Z">
              <w:rPr>
                <w:rFonts w:ascii="Times New Roman" w:eastAsia="Times New Roman" w:hAnsi="Times New Roman" w:cs="Times New Roman"/>
                <w:b/>
                <w:bCs/>
                <w:i/>
                <w:iCs/>
                <w:color w:val="000000"/>
              </w:rPr>
            </w:rPrChange>
          </w:rPr>
          <w:t>We will evaluate how both persistent differences among lakes and year-to-year variation within lakes contribute</w:t>
        </w:r>
      </w:ins>
      <w:ins w:id="107" w:author="Grace Wilkinson" w:date="2026-10-19T07:08:00Z" w16du:dateUtc="2026-10-19T12:08:00Z">
        <w:r w:rsidR="00D01717">
          <w:rPr>
            <w:rFonts w:ascii="Times New Roman" w:eastAsia="Times New Roman" w:hAnsi="Times New Roman" w:cs="Times New Roman"/>
            <w:color w:val="000000"/>
          </w:rPr>
          <w:t>s</w:t>
        </w:r>
      </w:ins>
      <w:ins w:id="108" w:author="Grace Wilkinson" w:date="2026-10-19T07:08:00Z">
        <w:r w:rsidR="00D01717" w:rsidRPr="00D01717">
          <w:rPr>
            <w:rFonts w:ascii="Times New Roman" w:eastAsia="Times New Roman" w:hAnsi="Times New Roman" w:cs="Times New Roman"/>
            <w:color w:val="000000"/>
            <w:rPrChange w:id="109" w:author="Grace Wilkinson" w:date="2026-10-19T07:08:00Z" w16du:dateUtc="2026-10-19T12:08:00Z">
              <w:rPr>
                <w:rFonts w:ascii="Times New Roman" w:eastAsia="Times New Roman" w:hAnsi="Times New Roman" w:cs="Times New Roman"/>
                <w:b/>
                <w:bCs/>
                <w:i/>
                <w:iCs/>
                <w:color w:val="000000"/>
              </w:rPr>
            </w:rPrChange>
          </w:rPr>
          <w:t xml:space="preserve"> to</w:t>
        </w:r>
      </w:ins>
      <w:ins w:id="110" w:author="Grace Wilkinson" w:date="2026-10-19T07:08:00Z" w16du:dateUtc="2026-10-19T12:08:00Z">
        <w:r w:rsidR="00D01717">
          <w:rPr>
            <w:rFonts w:ascii="Times New Roman" w:eastAsia="Times New Roman" w:hAnsi="Times New Roman" w:cs="Times New Roman"/>
            <w:color w:val="000000"/>
          </w:rPr>
          <w:t xml:space="preserve"> variation in</w:t>
        </w:r>
      </w:ins>
      <w:ins w:id="111" w:author="Grace Wilkinson" w:date="2026-10-19T07:08:00Z">
        <w:r w:rsidR="00D01717" w:rsidRPr="00D01717">
          <w:rPr>
            <w:rFonts w:ascii="Times New Roman" w:eastAsia="Times New Roman" w:hAnsi="Times New Roman" w:cs="Times New Roman"/>
            <w:color w:val="000000"/>
            <w:rPrChange w:id="112" w:author="Grace Wilkinson" w:date="2026-10-19T07:08:00Z" w16du:dateUtc="2026-10-19T12:08:00Z">
              <w:rPr>
                <w:rFonts w:ascii="Times New Roman" w:eastAsia="Times New Roman" w:hAnsi="Times New Roman" w:cs="Times New Roman"/>
                <w:b/>
                <w:bCs/>
                <w:i/>
                <w:iCs/>
                <w:color w:val="000000"/>
              </w:rPr>
            </w:rPrChange>
          </w:rPr>
          <w:t xml:space="preserve"> stability</w:t>
        </w:r>
      </w:ins>
      <w:ins w:id="113" w:author="Grace Wilkinson" w:date="2026-10-19T07:08:00Z" w16du:dateUtc="2026-10-19T12:08:00Z">
        <w:r w:rsidR="00D01717">
          <w:rPr>
            <w:rFonts w:ascii="Times New Roman" w:eastAsia="Times New Roman" w:hAnsi="Times New Roman" w:cs="Times New Roman"/>
            <w:color w:val="000000"/>
          </w:rPr>
          <w:t xml:space="preserve"> </w:t>
        </w:r>
      </w:ins>
      <w:ins w:id="114" w:author="Grace Wilkinson" w:date="2026-10-19T07:08:00Z">
        <w:r w:rsidR="00D01717" w:rsidRPr="00D01717">
          <w:rPr>
            <w:rFonts w:ascii="Times New Roman" w:eastAsia="Times New Roman" w:hAnsi="Times New Roman" w:cs="Times New Roman"/>
            <w:color w:val="000000"/>
            <w:rPrChange w:id="115" w:author="Grace Wilkinson" w:date="2026-10-19T07:08:00Z" w16du:dateUtc="2026-10-19T12:08:00Z">
              <w:rPr>
                <w:rFonts w:ascii="Times New Roman" w:eastAsia="Times New Roman" w:hAnsi="Times New Roman" w:cs="Times New Roman"/>
                <w:b/>
                <w:bCs/>
                <w:i/>
                <w:iCs/>
                <w:color w:val="000000"/>
              </w:rPr>
            </w:rPrChange>
          </w:rPr>
          <w:t>landscape geometry</w:t>
        </w:r>
      </w:ins>
      <w:ins w:id="116" w:author="Grace Wilkinson" w:date="2026-10-19T07:32:00Z" w16du:dateUtc="2026-10-19T12:32:00Z">
        <w:r w:rsidR="00A47CED">
          <w:rPr>
            <w:rFonts w:ascii="Times New Roman" w:eastAsia="Times New Roman" w:hAnsi="Times New Roman" w:cs="Times New Roman"/>
            <w:color w:val="000000"/>
          </w:rPr>
          <w:t xml:space="preserve"> when lakes are not actively being manipulated</w:t>
        </w:r>
      </w:ins>
      <w:ins w:id="117" w:author="Grace Wilkinson" w:date="2026-10-19T07:08:00Z">
        <w:r w:rsidR="00D01717" w:rsidRPr="00D01717">
          <w:rPr>
            <w:rFonts w:ascii="Times New Roman" w:eastAsia="Times New Roman" w:hAnsi="Times New Roman" w:cs="Times New Roman"/>
            <w:color w:val="000000"/>
            <w:rPrChange w:id="118" w:author="Grace Wilkinson" w:date="2026-10-19T07:08:00Z" w16du:dateUtc="2026-10-19T12:08:00Z">
              <w:rPr>
                <w:rFonts w:ascii="Times New Roman" w:eastAsia="Times New Roman" w:hAnsi="Times New Roman" w:cs="Times New Roman"/>
                <w:b/>
                <w:bCs/>
                <w:i/>
                <w:iCs/>
                <w:color w:val="000000"/>
              </w:rPr>
            </w:rPrChange>
          </w:rPr>
          <w:t xml:space="preserve">. For </w:t>
        </w:r>
        <w:r w:rsidR="00D01717" w:rsidRPr="00D01717">
          <w:rPr>
            <w:rFonts w:ascii="Times New Roman" w:eastAsia="Times New Roman" w:hAnsi="Times New Roman" w:cs="Times New Roman"/>
            <w:b/>
            <w:bCs/>
            <w:color w:val="000000"/>
            <w:rPrChange w:id="119" w:author="Grace Wilkinson" w:date="2026-10-19T07:08:00Z" w16du:dateUtc="2026-10-19T12:08:00Z">
              <w:rPr>
                <w:rFonts w:ascii="Times New Roman" w:eastAsia="Times New Roman" w:hAnsi="Times New Roman" w:cs="Times New Roman"/>
                <w:b/>
                <w:bCs/>
                <w:i/>
                <w:iCs/>
                <w:color w:val="000000"/>
              </w:rPr>
            </w:rPrChange>
          </w:rPr>
          <w:t>H2.1</w:t>
        </w:r>
        <w:r w:rsidR="00D01717" w:rsidRPr="00D01717">
          <w:rPr>
            <w:rFonts w:ascii="Times New Roman" w:eastAsia="Times New Roman" w:hAnsi="Times New Roman" w:cs="Times New Roman"/>
            <w:color w:val="000000"/>
            <w:rPrChange w:id="120" w:author="Grace Wilkinson" w:date="2026-10-19T07:08:00Z" w16du:dateUtc="2026-10-19T12:08:00Z">
              <w:rPr>
                <w:rFonts w:ascii="Times New Roman" w:eastAsia="Times New Roman" w:hAnsi="Times New Roman" w:cs="Times New Roman"/>
                <w:b/>
                <w:bCs/>
                <w:i/>
                <w:iCs/>
                <w:color w:val="000000"/>
              </w:rPr>
            </w:rPrChange>
          </w:rPr>
          <w:t xml:space="preserve">, we will test whether among-lake differences in landscape structure are associated with relatively persistent ecosystem characteristics, including </w:t>
        </w:r>
      </w:ins>
      <w:ins w:id="121" w:author="Grace Wilkinson" w:date="2026-10-19T07:14:00Z" w16du:dateUtc="2026-10-19T12:14:00Z">
        <w:r w:rsidR="004A69CE">
          <w:rPr>
            <w:rFonts w:ascii="Times New Roman" w:eastAsia="Times New Roman" w:hAnsi="Times New Roman" w:cs="Times New Roman"/>
            <w:color w:val="000000"/>
          </w:rPr>
          <w:t xml:space="preserve">long-term </w:t>
        </w:r>
      </w:ins>
      <w:ins w:id="122" w:author="Grace Wilkinson" w:date="2026-10-19T07:08:00Z">
        <w:r w:rsidR="00D01717" w:rsidRPr="00D01717">
          <w:rPr>
            <w:rFonts w:ascii="Times New Roman" w:eastAsia="Times New Roman" w:hAnsi="Times New Roman" w:cs="Times New Roman"/>
            <w:color w:val="000000"/>
            <w:rPrChange w:id="123" w:author="Grace Wilkinson" w:date="2026-10-19T07:08:00Z" w16du:dateUtc="2026-10-19T12:08:00Z">
              <w:rPr>
                <w:rFonts w:ascii="Times New Roman" w:eastAsia="Times New Roman" w:hAnsi="Times New Roman" w:cs="Times New Roman"/>
                <w:b/>
                <w:bCs/>
                <w:i/>
                <w:iCs/>
                <w:color w:val="000000"/>
              </w:rPr>
            </w:rPrChange>
          </w:rPr>
          <w:t>average light attenuation</w:t>
        </w:r>
      </w:ins>
      <w:ins w:id="124" w:author="Grace Wilkinson" w:date="2026-10-19T07:14:00Z" w16du:dateUtc="2026-10-19T12:14:00Z">
        <w:r w:rsidR="004A69CE">
          <w:rPr>
            <w:rFonts w:ascii="Times New Roman" w:eastAsia="Times New Roman" w:hAnsi="Times New Roman" w:cs="Times New Roman"/>
            <w:color w:val="000000"/>
          </w:rPr>
          <w:t xml:space="preserve"> and</w:t>
        </w:r>
      </w:ins>
      <w:ins w:id="125" w:author="Grace Wilkinson" w:date="2026-10-19T07:08:00Z">
        <w:r w:rsidR="00D01717" w:rsidRPr="00D01717">
          <w:rPr>
            <w:rFonts w:ascii="Times New Roman" w:eastAsia="Times New Roman" w:hAnsi="Times New Roman" w:cs="Times New Roman"/>
            <w:color w:val="000000"/>
            <w:rPrChange w:id="126" w:author="Grace Wilkinson" w:date="2026-10-19T07:08:00Z" w16du:dateUtc="2026-10-19T12:08:00Z">
              <w:rPr>
                <w:rFonts w:ascii="Times New Roman" w:eastAsia="Times New Roman" w:hAnsi="Times New Roman" w:cs="Times New Roman"/>
                <w:b/>
                <w:bCs/>
                <w:i/>
                <w:iCs/>
                <w:color w:val="000000"/>
              </w:rPr>
            </w:rPrChange>
          </w:rPr>
          <w:t xml:space="preserve"> productivity, lake size, and hydrologic connectivity</w:t>
        </w:r>
      </w:ins>
      <w:ins w:id="127" w:author="Grace Wilkinson" w:date="2026-10-19T07:15:00Z" w16du:dateUtc="2026-10-19T12:15:00Z">
        <w:r w:rsidR="004A69CE">
          <w:rPr>
            <w:rFonts w:ascii="Times New Roman" w:eastAsia="Times New Roman" w:hAnsi="Times New Roman" w:cs="Times New Roman"/>
            <w:color w:val="000000"/>
          </w:rPr>
          <w:t xml:space="preserve"> (there has been no appreciable land use change during the study period)</w:t>
        </w:r>
      </w:ins>
      <w:ins w:id="128" w:author="Grace Wilkinson" w:date="2026-10-19T07:08:00Z">
        <w:r w:rsidR="00D01717" w:rsidRPr="00D01717">
          <w:rPr>
            <w:rFonts w:ascii="Times New Roman" w:eastAsia="Times New Roman" w:hAnsi="Times New Roman" w:cs="Times New Roman"/>
            <w:color w:val="000000"/>
            <w:rPrChange w:id="129" w:author="Grace Wilkinson" w:date="2026-10-19T07:08:00Z" w16du:dateUtc="2026-10-19T12:08:00Z">
              <w:rPr>
                <w:rFonts w:ascii="Times New Roman" w:eastAsia="Times New Roman" w:hAnsi="Times New Roman" w:cs="Times New Roman"/>
                <w:b/>
                <w:bCs/>
                <w:i/>
                <w:iCs/>
                <w:color w:val="000000"/>
              </w:rPr>
            </w:rPrChange>
          </w:rPr>
          <w:t>. These relationships can be evaluated across lakes within individual years and across the</w:t>
        </w:r>
      </w:ins>
      <w:ins w:id="130" w:author="Grace Wilkinson" w:date="2026-10-19T07:16:00Z" w16du:dateUtc="2026-10-19T12:16:00Z">
        <w:r w:rsidR="004A69CE">
          <w:rPr>
            <w:rFonts w:ascii="Times New Roman" w:eastAsia="Times New Roman" w:hAnsi="Times New Roman" w:cs="Times New Roman"/>
            <w:color w:val="000000"/>
          </w:rPr>
          <w:t xml:space="preserve"> entire</w:t>
        </w:r>
      </w:ins>
      <w:ins w:id="131" w:author="Grace Wilkinson" w:date="2026-10-19T07:08:00Z">
        <w:r w:rsidR="00D01717" w:rsidRPr="00D01717">
          <w:rPr>
            <w:rFonts w:ascii="Times New Roman" w:eastAsia="Times New Roman" w:hAnsi="Times New Roman" w:cs="Times New Roman"/>
            <w:color w:val="000000"/>
            <w:rPrChange w:id="132" w:author="Grace Wilkinson" w:date="2026-10-19T07:08:00Z" w16du:dateUtc="2026-10-19T12:08:00Z">
              <w:rPr>
                <w:rFonts w:ascii="Times New Roman" w:eastAsia="Times New Roman" w:hAnsi="Times New Roman" w:cs="Times New Roman"/>
                <w:b/>
                <w:bCs/>
                <w:i/>
                <w:iCs/>
                <w:color w:val="000000"/>
              </w:rPr>
            </w:rPrChange>
          </w:rPr>
          <w:t xml:space="preserve"> time series to determine whether lakes occupy consistently different regions of stability-landscape space. For example, highly stained bog lakes may consistently exhibit steeper low</w:t>
        </w:r>
      </w:ins>
      <w:ins w:id="133" w:author="Grace Wilkinson" w:date="2026-10-19T07:09:00Z" w16du:dateUtc="2026-10-19T12:09:00Z">
        <w:r w:rsidR="00D01717">
          <w:rPr>
            <w:rFonts w:ascii="Times New Roman" w:eastAsia="Times New Roman" w:hAnsi="Times New Roman" w:cs="Times New Roman"/>
            <w:color w:val="000000"/>
          </w:rPr>
          <w:t xml:space="preserve"> </w:t>
        </w:r>
      </w:ins>
      <w:ins w:id="134" w:author="Grace Wilkinson" w:date="2026-10-19T07:08:00Z">
        <w:r w:rsidR="00D01717" w:rsidRPr="00D01717">
          <w:rPr>
            <w:rFonts w:ascii="Times New Roman" w:eastAsia="Times New Roman" w:hAnsi="Times New Roman" w:cs="Times New Roman"/>
            <w:color w:val="000000"/>
            <w:rPrChange w:id="135" w:author="Grace Wilkinson" w:date="2026-10-19T07:08:00Z" w16du:dateUtc="2026-10-19T12:08:00Z">
              <w:rPr>
                <w:rFonts w:ascii="Times New Roman" w:eastAsia="Times New Roman" w:hAnsi="Times New Roman" w:cs="Times New Roman"/>
                <w:b/>
                <w:bCs/>
                <w:i/>
                <w:iCs/>
                <w:color w:val="000000"/>
              </w:rPr>
            </w:rPrChange>
          </w:rPr>
          <w:t xml:space="preserve">productivity basins than larger, clearer lakes, regardless of interannual variation. </w:t>
        </w:r>
      </w:ins>
    </w:p>
    <w:p w14:paraId="00000078" w14:textId="34CAA1F6" w:rsidR="008E0D62" w:rsidDel="004A69CE" w:rsidRDefault="0027476B" w:rsidP="005F5110">
      <w:pPr>
        <w:widowControl w:val="0"/>
        <w:spacing w:after="120" w:line="240" w:lineRule="auto"/>
        <w:rPr>
          <w:del w:id="136" w:author="Grace Wilkinson" w:date="2026-10-19T07:08:00Z" w16du:dateUtc="2026-10-19T12:08:00Z"/>
          <w:rFonts w:ascii="Times New Roman" w:eastAsia="Times New Roman" w:hAnsi="Times New Roman" w:cs="Times New Roman"/>
          <w:color w:val="000000"/>
        </w:rPr>
      </w:pPr>
      <w:ins w:id="137" w:author="Grace Wilkinson" w:date="2026-10-19T07:28:00Z" w16du:dateUtc="2026-10-19T12:28:00Z">
        <w:r w:rsidRPr="00B336E6">
          <w:rPr>
            <w:rFonts w:ascii="Times New Roman" w:eastAsia="Times New Roman" w:hAnsi="Times New Roman" w:cs="Times New Roman"/>
            <w:color w:val="000000"/>
          </w:rPr>
          <w:t>While prior work has examined why stability landscapes change in theoretical models</w:t>
        </w:r>
        <w:r w:rsidRPr="00B336E6">
          <w:rPr>
            <w:rFonts w:ascii="Times New Roman" w:eastAsia="Times New Roman" w:hAnsi="Times New Roman" w:cs="Times New Roman"/>
            <w:color w:val="000000"/>
            <w:vertAlign w:val="superscript"/>
          </w:rPr>
          <w:t>3,18</w:t>
        </w:r>
        <w:r w:rsidRPr="00B336E6">
          <w:rPr>
            <w:rFonts w:ascii="Times New Roman" w:eastAsia="Times New Roman" w:hAnsi="Times New Roman" w:cs="Times New Roman"/>
            <w:color w:val="000000"/>
          </w:rPr>
          <w:t xml:space="preserve"> and during specific regime shifts in empirical systems</w:t>
        </w:r>
        <w:r w:rsidRPr="00B336E6">
          <w:rPr>
            <w:rFonts w:ascii="Times New Roman" w:eastAsia="Times New Roman" w:hAnsi="Times New Roman" w:cs="Times New Roman"/>
            <w:color w:val="000000"/>
            <w:vertAlign w:val="superscript"/>
          </w:rPr>
          <w:t>19,25,56</w:t>
        </w:r>
        <w:r w:rsidRPr="00B336E6">
          <w:rPr>
            <w:rFonts w:ascii="Times New Roman" w:eastAsia="Times New Roman" w:hAnsi="Times New Roman" w:cs="Times New Roman"/>
            <w:color w:val="000000"/>
          </w:rPr>
          <w:t>, it remains largely unknown how stability landscapes vary jointly across space and time in an ensemble of real ecosystems.</w:t>
        </w:r>
        <w:r>
          <w:rPr>
            <w:rFonts w:ascii="Times New Roman" w:eastAsia="Times New Roman" w:hAnsi="Times New Roman" w:cs="Times New Roman"/>
            <w:color w:val="000000"/>
          </w:rPr>
          <w:t xml:space="preserve"> </w:t>
        </w:r>
      </w:ins>
      <w:ins w:id="138" w:author="Grace Wilkinson" w:date="2026-10-19T07:08:00Z">
        <w:r w:rsidR="00D01717" w:rsidRPr="00D01717">
          <w:rPr>
            <w:rFonts w:ascii="Times New Roman" w:eastAsia="Times New Roman" w:hAnsi="Times New Roman" w:cs="Times New Roman"/>
            <w:color w:val="000000"/>
            <w:rPrChange w:id="139" w:author="Grace Wilkinson" w:date="2026-10-19T07:08:00Z" w16du:dateUtc="2026-10-19T12:08:00Z">
              <w:rPr>
                <w:rFonts w:ascii="Times New Roman" w:eastAsia="Times New Roman" w:hAnsi="Times New Roman" w:cs="Times New Roman"/>
                <w:b/>
                <w:bCs/>
                <w:i/>
                <w:iCs/>
                <w:color w:val="000000"/>
              </w:rPr>
            </w:rPrChange>
          </w:rPr>
          <w:t xml:space="preserve">For </w:t>
        </w:r>
        <w:r w:rsidR="00D01717" w:rsidRPr="00D01717">
          <w:rPr>
            <w:rFonts w:ascii="Times New Roman" w:eastAsia="Times New Roman" w:hAnsi="Times New Roman" w:cs="Times New Roman"/>
            <w:b/>
            <w:bCs/>
            <w:color w:val="000000"/>
            <w:rPrChange w:id="140" w:author="Grace Wilkinson" w:date="2026-10-19T07:09:00Z" w16du:dateUtc="2026-10-19T12:09:00Z">
              <w:rPr>
                <w:rFonts w:ascii="Times New Roman" w:eastAsia="Times New Roman" w:hAnsi="Times New Roman" w:cs="Times New Roman"/>
                <w:b/>
                <w:bCs/>
                <w:i/>
                <w:iCs/>
                <w:color w:val="000000"/>
              </w:rPr>
            </w:rPrChange>
          </w:rPr>
          <w:t>H2.2</w:t>
        </w:r>
        <w:r w:rsidR="00D01717" w:rsidRPr="00D01717">
          <w:rPr>
            <w:rFonts w:ascii="Times New Roman" w:eastAsia="Times New Roman" w:hAnsi="Times New Roman" w:cs="Times New Roman"/>
            <w:color w:val="000000"/>
            <w:rPrChange w:id="141" w:author="Grace Wilkinson" w:date="2026-10-19T07:08:00Z" w16du:dateUtc="2026-10-19T12:08:00Z">
              <w:rPr>
                <w:rFonts w:ascii="Times New Roman" w:eastAsia="Times New Roman" w:hAnsi="Times New Roman" w:cs="Times New Roman"/>
                <w:b/>
                <w:bCs/>
                <w:i/>
                <w:iCs/>
                <w:color w:val="000000"/>
              </w:rPr>
            </w:rPrChange>
          </w:rPr>
          <w:t xml:space="preserve">, we will test whether year-to-year changes within lakes are associated with climatic variation, grazer population dynamics, and experimental manipulations (Table 1). Because lake </w:t>
        </w:r>
        <w:r w:rsidR="00D01717" w:rsidRPr="00D01717">
          <w:rPr>
            <w:rFonts w:ascii="Times New Roman" w:eastAsia="Times New Roman" w:hAnsi="Times New Roman" w:cs="Times New Roman"/>
            <w:color w:val="000000"/>
            <w:rPrChange w:id="142" w:author="Grace Wilkinson" w:date="2026-10-19T07:08:00Z" w16du:dateUtc="2026-10-19T12:08:00Z">
              <w:rPr>
                <w:rFonts w:ascii="Times New Roman" w:eastAsia="Times New Roman" w:hAnsi="Times New Roman" w:cs="Times New Roman"/>
                <w:b/>
                <w:bCs/>
                <w:i/>
                <w:iCs/>
                <w:color w:val="000000"/>
              </w:rPr>
            </w:rPrChange>
          </w:rPr>
          <w:lastRenderedPageBreak/>
          <w:t>and watershed characteristics mediate responses to regional climate</w:t>
        </w:r>
        <w:r w:rsidR="00D01717" w:rsidRPr="00D01717">
          <w:rPr>
            <w:rFonts w:ascii="Times New Roman" w:eastAsia="Times New Roman" w:hAnsi="Times New Roman" w:cs="Times New Roman"/>
            <w:color w:val="000000"/>
            <w:vertAlign w:val="superscript"/>
            <w:rPrChange w:id="143" w:author="Grace Wilkinson" w:date="2026-10-19T07:10:00Z" w16du:dateUtc="2026-10-19T12:10:00Z">
              <w:rPr>
                <w:rFonts w:ascii="Times New Roman" w:eastAsia="Times New Roman" w:hAnsi="Times New Roman" w:cs="Times New Roman"/>
                <w:b/>
                <w:bCs/>
                <w:i/>
                <w:iCs/>
                <w:color w:val="000000"/>
              </w:rPr>
            </w:rPrChange>
          </w:rPr>
          <w:t>31,71–73</w:t>
        </w:r>
        <w:r w:rsidR="00D01717" w:rsidRPr="00D01717">
          <w:rPr>
            <w:rFonts w:ascii="Times New Roman" w:eastAsia="Times New Roman" w:hAnsi="Times New Roman" w:cs="Times New Roman"/>
            <w:color w:val="000000"/>
            <w:rPrChange w:id="144" w:author="Grace Wilkinson" w:date="2026-10-19T07:08:00Z" w16du:dateUtc="2026-10-19T12:08:00Z">
              <w:rPr>
                <w:rFonts w:ascii="Times New Roman" w:eastAsia="Times New Roman" w:hAnsi="Times New Roman" w:cs="Times New Roman"/>
                <w:b/>
                <w:bCs/>
                <w:i/>
                <w:iCs/>
                <w:color w:val="000000"/>
              </w:rPr>
            </w:rPrChange>
          </w:rPr>
          <w:t>, we will also evaluate whether temporal changes in stability landscapes differ among lakes as a function of these persistent characteristics.</w:t>
        </w:r>
      </w:ins>
      <w:ins w:id="145" w:author="Grace Wilkinson" w:date="2026-10-19T07:11:00Z" w16du:dateUtc="2026-10-19T12:11:00Z">
        <w:r w:rsidR="00116900">
          <w:rPr>
            <w:rFonts w:ascii="Times New Roman" w:eastAsia="Times New Roman" w:hAnsi="Times New Roman" w:cs="Times New Roman"/>
            <w:color w:val="000000"/>
          </w:rPr>
          <w:t xml:space="preserve"> </w:t>
        </w:r>
      </w:ins>
      <w:del w:id="146" w:author="Grace Wilkinson" w:date="2026-10-19T07:08:00Z" w16du:dateUtc="2026-10-19T12:08:00Z">
        <w:r w:rsidR="00DC0722" w:rsidRPr="00D530A4" w:rsidDel="00D01717">
          <w:rPr>
            <w:rFonts w:ascii="Times New Roman" w:eastAsia="Times New Roman" w:hAnsi="Times New Roman" w:cs="Times New Roman"/>
            <w:b/>
            <w:bCs/>
            <w:i/>
            <w:iCs/>
            <w:color w:val="000000"/>
          </w:rPr>
          <w:delText xml:space="preserve"> </w:delText>
        </w:r>
        <w:r w:rsidR="00DC0722" w:rsidRPr="00D530A4" w:rsidDel="00D01717">
          <w:rPr>
            <w:rFonts w:ascii="Times New Roman" w:eastAsia="Times New Roman" w:hAnsi="Times New Roman" w:cs="Times New Roman"/>
            <w:color w:val="000000"/>
          </w:rPr>
          <w:delText xml:space="preserve">Interannual variation in climate conditions (e.g., precipitation type and </w:delText>
        </w:r>
        <w:r w:rsidR="008A5D15" w:rsidDel="00D01717">
          <w:rPr>
            <w:rFonts w:ascii="Times New Roman" w:eastAsia="Times New Roman" w:hAnsi="Times New Roman" w:cs="Times New Roman"/>
            <w:color w:val="000000"/>
          </w:rPr>
          <w:delText>magnitude</w:delText>
        </w:r>
        <w:r w:rsidR="00DC0722" w:rsidRPr="00D530A4" w:rsidDel="00D01717">
          <w:rPr>
            <w:rFonts w:ascii="Times New Roman" w:eastAsia="Times New Roman" w:hAnsi="Times New Roman" w:cs="Times New Roman"/>
            <w:color w:val="000000"/>
          </w:rPr>
          <w:delText xml:space="preserve">, ice-off date) influences year-to-year variation in lake physicochemistry (e.g., </w:delText>
        </w:r>
        <w:r w:rsidR="008A5D15" w:rsidDel="00D01717">
          <w:rPr>
            <w:rFonts w:ascii="Times New Roman" w:eastAsia="Times New Roman" w:hAnsi="Times New Roman" w:cs="Times New Roman"/>
            <w:color w:val="000000"/>
          </w:rPr>
          <w:delText>light attenuation</w:delText>
        </w:r>
        <w:r w:rsidR="00DC0722" w:rsidRPr="00D530A4" w:rsidDel="00D01717">
          <w:rPr>
            <w:rFonts w:ascii="Times New Roman" w:eastAsia="Times New Roman" w:hAnsi="Times New Roman" w:cs="Times New Roman"/>
            <w:color w:val="000000"/>
          </w:rPr>
          <w:delText>, mixing depth</w:delText>
        </w:r>
        <w:r w:rsidR="00BB6249" w:rsidDel="00D01717">
          <w:rPr>
            <w:rFonts w:ascii="Times New Roman" w:eastAsia="Times New Roman" w:hAnsi="Times New Roman" w:cs="Times New Roman"/>
            <w:color w:val="000000"/>
          </w:rPr>
          <w:delText>; Figure 3</w:delText>
        </w:r>
        <w:r w:rsidR="00DC0722" w:rsidRPr="00D530A4" w:rsidDel="00D01717">
          <w:rPr>
            <w:rFonts w:ascii="Times New Roman" w:eastAsia="Times New Roman" w:hAnsi="Times New Roman" w:cs="Times New Roman"/>
            <w:color w:val="000000"/>
          </w:rPr>
          <w:delText>)</w:delText>
        </w:r>
        <w:r w:rsidR="00DC0722" w:rsidRPr="00D530A4" w:rsidDel="00D01717">
          <w:rPr>
            <w:rFonts w:ascii="Times New Roman" w:eastAsia="Times New Roman" w:hAnsi="Times New Roman" w:cs="Times New Roman"/>
            <w:color w:val="000000"/>
            <w:vertAlign w:val="superscript"/>
          </w:rPr>
          <w:delText>31,71</w:delText>
        </w:r>
        <w:r w:rsidR="00DC0722" w:rsidRPr="00D530A4" w:rsidDel="00D01717">
          <w:rPr>
            <w:rFonts w:ascii="Times New Roman" w:eastAsia="Times New Roman" w:hAnsi="Times New Roman" w:cs="Times New Roman"/>
            <w:color w:val="000000"/>
          </w:rPr>
          <w:delText xml:space="preserve">. Lake and watershed characteristics (e.g., </w:delText>
        </w:r>
        <w:r w:rsidR="00BB6249" w:rsidDel="00D01717">
          <w:rPr>
            <w:rFonts w:ascii="Times New Roman" w:eastAsia="Times New Roman" w:hAnsi="Times New Roman" w:cs="Times New Roman"/>
            <w:color w:val="000000"/>
          </w:rPr>
          <w:delText>hydrologic connectivity</w:delText>
        </w:r>
        <w:r w:rsidR="00DC0722" w:rsidRPr="00D530A4" w:rsidDel="00D01717">
          <w:rPr>
            <w:rFonts w:ascii="Times New Roman" w:eastAsia="Times New Roman" w:hAnsi="Times New Roman" w:cs="Times New Roman"/>
            <w:color w:val="000000"/>
          </w:rPr>
          <w:delText>) mediate the extent and nature of these climate-driven physical and chemical changes</w:delText>
        </w:r>
        <w:r w:rsidR="00DC0722" w:rsidRPr="00D530A4" w:rsidDel="00D01717">
          <w:rPr>
            <w:rFonts w:ascii="Times New Roman" w:eastAsia="Times New Roman" w:hAnsi="Times New Roman" w:cs="Times New Roman"/>
            <w:color w:val="000000"/>
            <w:vertAlign w:val="superscript"/>
          </w:rPr>
          <w:delText>72,73</w:delText>
        </w:r>
        <w:r w:rsidR="00DC0722" w:rsidRPr="00D530A4" w:rsidDel="00D01717">
          <w:rPr>
            <w:rFonts w:ascii="Times New Roman" w:eastAsia="Times New Roman" w:hAnsi="Times New Roman" w:cs="Times New Roman"/>
            <w:color w:val="000000"/>
          </w:rPr>
          <w:delText>. To investigate controls on spatiotemporal variation in stability landscapes, we will evaluate a selection of temporally static ecosystem characteristics (</w:delText>
        </w:r>
        <w:r w:rsidR="00DC0722" w:rsidRPr="00D530A4" w:rsidDel="00D01717">
          <w:rPr>
            <w:rFonts w:ascii="Times New Roman" w:eastAsia="Times New Roman" w:hAnsi="Times New Roman" w:cs="Times New Roman"/>
            <w:b/>
            <w:bCs/>
            <w:color w:val="000000"/>
          </w:rPr>
          <w:delText>H2.1</w:delText>
        </w:r>
        <w:r w:rsidR="00DC0722" w:rsidRPr="00D530A4" w:rsidDel="00D01717">
          <w:rPr>
            <w:rFonts w:ascii="Times New Roman" w:eastAsia="Times New Roman" w:hAnsi="Times New Roman" w:cs="Times New Roman"/>
            <w:color w:val="000000"/>
          </w:rPr>
          <w:delText>) and temporally dynamic climate variables (</w:delText>
        </w:r>
        <w:r w:rsidR="00DC0722" w:rsidRPr="00D530A4" w:rsidDel="00D01717">
          <w:rPr>
            <w:rFonts w:ascii="Times New Roman" w:eastAsia="Times New Roman" w:hAnsi="Times New Roman" w:cs="Times New Roman"/>
            <w:b/>
            <w:bCs/>
            <w:color w:val="000000"/>
          </w:rPr>
          <w:delText>H2.2</w:delText>
        </w:r>
        <w:r w:rsidR="00DC0722" w:rsidRPr="00D530A4" w:rsidDel="00D01717">
          <w:rPr>
            <w:rFonts w:ascii="Times New Roman" w:eastAsia="Times New Roman" w:hAnsi="Times New Roman" w:cs="Times New Roman"/>
            <w:color w:val="000000"/>
          </w:rPr>
          <w:delText>) as explanatory variables. While prior work has shed light on why stability landscapes change in theoretical models</w:delText>
        </w:r>
        <w:r w:rsidR="00DC0722" w:rsidRPr="00D530A4" w:rsidDel="00D01717">
          <w:rPr>
            <w:rFonts w:ascii="Times New Roman" w:eastAsia="Times New Roman" w:hAnsi="Times New Roman" w:cs="Times New Roman"/>
            <w:color w:val="000000"/>
            <w:vertAlign w:val="superscript"/>
          </w:rPr>
          <w:delText>3,18</w:delText>
        </w:r>
        <w:r w:rsidR="00DC0722" w:rsidRPr="00D530A4" w:rsidDel="00D01717">
          <w:rPr>
            <w:rFonts w:ascii="Times New Roman" w:eastAsia="Times New Roman" w:hAnsi="Times New Roman" w:cs="Times New Roman"/>
            <w:color w:val="000000"/>
          </w:rPr>
          <w:delText xml:space="preserve"> and during specific regime shifts in empirical systems</w:delText>
        </w:r>
        <w:r w:rsidR="00DC0722" w:rsidRPr="00D530A4" w:rsidDel="00D01717">
          <w:rPr>
            <w:rFonts w:ascii="Times New Roman" w:eastAsia="Times New Roman" w:hAnsi="Times New Roman" w:cs="Times New Roman"/>
            <w:color w:val="000000"/>
            <w:vertAlign w:val="superscript"/>
          </w:rPr>
          <w:delText>19,25,56</w:delText>
        </w:r>
        <w:r w:rsidR="00DC0722" w:rsidRPr="00D530A4" w:rsidDel="00D01717">
          <w:rPr>
            <w:rFonts w:ascii="Times New Roman" w:eastAsia="Times New Roman" w:hAnsi="Times New Roman" w:cs="Times New Roman"/>
            <w:color w:val="000000"/>
          </w:rPr>
          <w:delText>, it is essentially unknown how stability landscapes change spatiotemporally across an ensemble of real ecosystems.</w:delText>
        </w:r>
      </w:del>
    </w:p>
    <w:p w14:paraId="2B3F7556" w14:textId="18695A4F" w:rsidR="005F5110" w:rsidRPr="005F5110" w:rsidRDefault="005F5110" w:rsidP="005F5110">
      <w:pPr>
        <w:widowControl w:val="0"/>
        <w:spacing w:after="120" w:line="240" w:lineRule="auto"/>
        <w:rPr>
          <w:rFonts w:ascii="Times New Roman" w:eastAsia="Times New Roman" w:hAnsi="Times New Roman" w:cs="Times New Roman"/>
          <w:color w:val="000000"/>
        </w:rPr>
      </w:pPr>
      <w:r w:rsidRPr="005F5110">
        <w:rPr>
          <w:rFonts w:ascii="Times New Roman" w:eastAsia="Times New Roman" w:hAnsi="Times New Roman" w:cs="Times New Roman"/>
          <w:color w:val="000000"/>
        </w:rPr>
        <w:t xml:space="preserve">For climatic variables, we will focus on </w:t>
      </w:r>
      <w:del w:id="147" w:author="Grace Wilkinson" w:date="2026-10-19T07:18:00Z" w16du:dateUtc="2026-10-19T12:18:00Z">
        <w:r w:rsidRPr="005F5110" w:rsidDel="004A69CE">
          <w:rPr>
            <w:rFonts w:ascii="Times New Roman" w:eastAsia="Times New Roman" w:hAnsi="Times New Roman" w:cs="Times New Roman"/>
            <w:color w:val="000000"/>
          </w:rPr>
          <w:delText xml:space="preserve">a selection of variables that influence lake ecosystem dynamics, including: </w:delText>
        </w:r>
      </w:del>
      <w:r w:rsidRPr="005F5110">
        <w:rPr>
          <w:rFonts w:ascii="Times New Roman" w:eastAsia="Times New Roman" w:hAnsi="Times New Roman" w:cs="Times New Roman"/>
          <w:color w:val="000000"/>
        </w:rPr>
        <w:t>precipitation form (snow vs. liquid), timing (late spring vs. summer), and magnitude (total and extreme events), lake ice-off date, summer mean temperature, summer mean photosynthetically active radiation (PAR), and lake level</w:t>
      </w:r>
      <w:r w:rsidRPr="005F5110">
        <w:rPr>
          <w:rFonts w:ascii="Times New Roman" w:eastAsia="Times New Roman" w:hAnsi="Times New Roman" w:cs="Times New Roman"/>
          <w:color w:val="000000"/>
          <w:vertAlign w:val="superscript"/>
        </w:rPr>
        <w:t>72</w:t>
      </w:r>
      <w:r w:rsidRPr="005F5110">
        <w:rPr>
          <w:rFonts w:ascii="Times New Roman" w:eastAsia="Times New Roman" w:hAnsi="Times New Roman" w:cs="Times New Roman"/>
          <w:color w:val="000000"/>
        </w:rPr>
        <w:t xml:space="preserve">. </w:t>
      </w:r>
      <w:del w:id="148" w:author="Grace Wilkinson" w:date="2026-10-19T07:12:00Z" w16du:dateUtc="2026-10-19T12:12:00Z">
        <w:r w:rsidRPr="005F5110" w:rsidDel="004A69CE">
          <w:rPr>
            <w:rFonts w:ascii="Times New Roman" w:eastAsia="Times New Roman" w:hAnsi="Times New Roman" w:cs="Times New Roman"/>
            <w:color w:val="000000"/>
          </w:rPr>
          <w:delText>Variation in climate drives interannual changes in physical and chemical conditions in lakes. For example, precipitation flushes nutrients and organic matter from watersheds into lakes, altering nutrient availability and the light environment</w:delText>
        </w:r>
        <w:r w:rsidRPr="005F5110" w:rsidDel="004A69CE">
          <w:rPr>
            <w:rFonts w:ascii="Times New Roman" w:eastAsia="Times New Roman" w:hAnsi="Times New Roman" w:cs="Times New Roman"/>
            <w:color w:val="000000"/>
            <w:vertAlign w:val="superscript"/>
          </w:rPr>
          <w:delText>74</w:delText>
        </w:r>
        <w:r w:rsidRPr="005F5110" w:rsidDel="004A69CE">
          <w:rPr>
            <w:rFonts w:ascii="Times New Roman" w:eastAsia="Times New Roman" w:hAnsi="Times New Roman" w:cs="Times New Roman"/>
            <w:color w:val="000000"/>
          </w:rPr>
          <w:delText>. Ice-off dates influence algal dynamics and net carbon balance</w:delText>
        </w:r>
        <w:r w:rsidRPr="005F5110" w:rsidDel="004A69CE">
          <w:rPr>
            <w:rFonts w:ascii="Times New Roman" w:eastAsia="Times New Roman" w:hAnsi="Times New Roman" w:cs="Times New Roman"/>
            <w:color w:val="000000"/>
            <w:vertAlign w:val="superscript"/>
          </w:rPr>
          <w:delText>39</w:delText>
        </w:r>
        <w:r w:rsidRPr="005F5110" w:rsidDel="004A69CE">
          <w:rPr>
            <w:rFonts w:ascii="Times New Roman" w:eastAsia="Times New Roman" w:hAnsi="Times New Roman" w:cs="Times New Roman"/>
            <w:color w:val="000000"/>
          </w:rPr>
          <w:delText>, mixing and anoxia depths, and have varied widely in these lakes</w:delText>
        </w:r>
        <w:r w:rsidRPr="005F5110" w:rsidDel="004A69CE">
          <w:rPr>
            <w:rFonts w:ascii="Times New Roman" w:eastAsia="Times New Roman" w:hAnsi="Times New Roman" w:cs="Times New Roman"/>
            <w:color w:val="000000"/>
            <w:vertAlign w:val="superscript"/>
          </w:rPr>
          <w:delText>57</w:delText>
        </w:r>
        <w:r w:rsidRPr="005F5110" w:rsidDel="004A69CE">
          <w:rPr>
            <w:rFonts w:ascii="Times New Roman" w:eastAsia="Times New Roman" w:hAnsi="Times New Roman" w:cs="Times New Roman"/>
            <w:color w:val="000000"/>
          </w:rPr>
          <w:delText>. Light and temperature influence rates of primary production and biogeochemical reactions</w:delText>
        </w:r>
        <w:r w:rsidRPr="005F5110" w:rsidDel="004A69CE">
          <w:rPr>
            <w:rFonts w:ascii="Times New Roman" w:eastAsia="Times New Roman" w:hAnsi="Times New Roman" w:cs="Times New Roman"/>
            <w:color w:val="000000"/>
            <w:vertAlign w:val="superscript"/>
          </w:rPr>
          <w:delText>54</w:delText>
        </w:r>
        <w:r w:rsidRPr="005F5110" w:rsidDel="004A69CE">
          <w:rPr>
            <w:rFonts w:ascii="Times New Roman" w:eastAsia="Times New Roman" w:hAnsi="Times New Roman" w:cs="Times New Roman"/>
            <w:color w:val="000000"/>
          </w:rPr>
          <w:delText>. Lake-groundwater interactions shape littoral plant communities and chemical concentrations</w:delText>
        </w:r>
        <w:r w:rsidRPr="005F5110" w:rsidDel="004A69CE">
          <w:rPr>
            <w:rFonts w:ascii="Times New Roman" w:eastAsia="Times New Roman" w:hAnsi="Times New Roman" w:cs="Times New Roman"/>
            <w:color w:val="000000"/>
            <w:vertAlign w:val="superscript"/>
          </w:rPr>
          <w:delText>75,76</w:delText>
        </w:r>
        <w:r w:rsidRPr="005F5110" w:rsidDel="004A69CE">
          <w:rPr>
            <w:rFonts w:ascii="Times New Roman" w:eastAsia="Times New Roman" w:hAnsi="Times New Roman" w:cs="Times New Roman"/>
            <w:color w:val="000000"/>
          </w:rPr>
          <w:delText xml:space="preserve">. </w:delText>
        </w:r>
      </w:del>
      <w:del w:id="149" w:author="Grace Wilkinson" w:date="2026-10-19T07:13:00Z" w16du:dateUtc="2026-10-19T12:13:00Z">
        <w:r w:rsidRPr="005F5110" w:rsidDel="004A69CE">
          <w:rPr>
            <w:rFonts w:ascii="Times New Roman" w:eastAsia="Times New Roman" w:hAnsi="Times New Roman" w:cs="Times New Roman"/>
            <w:color w:val="000000"/>
          </w:rPr>
          <w:delText>To capture these potential effects, w</w:delText>
        </w:r>
      </w:del>
      <w:ins w:id="150" w:author="Grace Wilkinson" w:date="2026-10-19T07:13:00Z" w16du:dateUtc="2026-10-19T12:13:00Z">
        <w:r w:rsidR="004A69CE">
          <w:rPr>
            <w:rFonts w:ascii="Times New Roman" w:eastAsia="Times New Roman" w:hAnsi="Times New Roman" w:cs="Times New Roman"/>
            <w:color w:val="000000"/>
          </w:rPr>
          <w:t>W</w:t>
        </w:r>
      </w:ins>
      <w:r w:rsidRPr="005F5110">
        <w:rPr>
          <w:rFonts w:ascii="Times New Roman" w:eastAsia="Times New Roman" w:hAnsi="Times New Roman" w:cs="Times New Roman"/>
          <w:color w:val="000000"/>
        </w:rPr>
        <w:t xml:space="preserve">e will also consider annual summertime mean mixing depth, </w:t>
      </w:r>
      <w:del w:id="151" w:author="Grace Wilkinson" w:date="2026-10-19T07:18:00Z" w16du:dateUtc="2026-10-19T12:18:00Z">
        <w:r w:rsidRPr="005F5110" w:rsidDel="004A69CE">
          <w:rPr>
            <w:rFonts w:ascii="Times New Roman" w:eastAsia="Times New Roman" w:hAnsi="Times New Roman" w:cs="Times New Roman"/>
            <w:color w:val="000000"/>
          </w:rPr>
          <w:delText>light extinction</w:delText>
        </w:r>
      </w:del>
      <w:ins w:id="152" w:author="Grace Wilkinson" w:date="2026-10-19T07:18:00Z" w16du:dateUtc="2026-10-19T12:18:00Z">
        <w:r w:rsidR="004A69CE">
          <w:rPr>
            <w:rFonts w:ascii="Times New Roman" w:eastAsia="Times New Roman" w:hAnsi="Times New Roman" w:cs="Times New Roman"/>
            <w:color w:val="000000"/>
          </w:rPr>
          <w:t xml:space="preserve">photic </w:t>
        </w:r>
      </w:ins>
      <w:ins w:id="153" w:author="Grace Wilkinson" w:date="2026-10-19T07:19:00Z" w16du:dateUtc="2026-10-19T12:19:00Z">
        <w:r w:rsidR="004A69CE">
          <w:rPr>
            <w:rFonts w:ascii="Times New Roman" w:eastAsia="Times New Roman" w:hAnsi="Times New Roman" w:cs="Times New Roman"/>
            <w:color w:val="000000"/>
          </w:rPr>
          <w:t>depth</w:t>
        </w:r>
      </w:ins>
      <w:r w:rsidRPr="005F5110">
        <w:rPr>
          <w:rFonts w:ascii="Times New Roman" w:eastAsia="Times New Roman" w:hAnsi="Times New Roman" w:cs="Times New Roman"/>
          <w:color w:val="000000"/>
        </w:rPr>
        <w:t xml:space="preserve">, concentrations of DOC, total and dissolved N and P concentrations, </w:t>
      </w:r>
      <w:del w:id="154" w:author="Grace Wilkinson" w:date="2026-10-19T07:19:00Z" w16du:dateUtc="2026-10-19T12:19:00Z">
        <w:r w:rsidRPr="005F5110" w:rsidDel="004A69CE">
          <w:rPr>
            <w:rFonts w:ascii="Times New Roman" w:eastAsia="Times New Roman" w:hAnsi="Times New Roman" w:cs="Times New Roman"/>
            <w:color w:val="000000"/>
          </w:rPr>
          <w:delText xml:space="preserve">lake level, </w:delText>
        </w:r>
      </w:del>
      <w:r w:rsidRPr="005F5110">
        <w:rPr>
          <w:rFonts w:ascii="Times New Roman" w:eastAsia="Times New Roman" w:hAnsi="Times New Roman" w:cs="Times New Roman"/>
          <w:color w:val="000000"/>
        </w:rPr>
        <w:t>chlorophyll concentrations, and macrophyte biomass.</w:t>
      </w:r>
    </w:p>
    <w:p w14:paraId="382CCD22" w14:textId="44D9CCDC" w:rsidR="005F5110" w:rsidDel="0027476B" w:rsidRDefault="004A69CE" w:rsidP="005F5110">
      <w:pPr>
        <w:widowControl w:val="0"/>
        <w:spacing w:after="120" w:line="240" w:lineRule="auto"/>
        <w:rPr>
          <w:del w:id="155" w:author="Grace Wilkinson" w:date="2026-10-19T07:25:00Z" w16du:dateUtc="2026-10-19T12:25:00Z"/>
          <w:rFonts w:ascii="Times New Roman" w:eastAsia="Times New Roman" w:hAnsi="Times New Roman" w:cs="Times New Roman"/>
          <w:color w:val="000000"/>
        </w:rPr>
      </w:pPr>
      <w:ins w:id="156" w:author="Grace Wilkinson" w:date="2026-10-19T07:14:00Z" w16du:dateUtc="2026-10-19T12:14:00Z">
        <w:r>
          <w:rPr>
            <w:rFonts w:ascii="Times New Roman" w:eastAsia="Times New Roman" w:hAnsi="Times New Roman" w:cs="Times New Roman"/>
            <w:color w:val="000000"/>
          </w:rPr>
          <w:t xml:space="preserve">For food web structure, we will </w:t>
        </w:r>
      </w:ins>
      <w:ins w:id="157" w:author="Grace Wilkinson" w:date="2026-10-19T07:21:00Z" w16du:dateUtc="2026-10-19T12:21:00Z">
        <w:r w:rsidR="0027476B">
          <w:rPr>
            <w:rFonts w:ascii="Times New Roman" w:eastAsia="Times New Roman" w:hAnsi="Times New Roman" w:cs="Times New Roman"/>
            <w:color w:val="000000"/>
          </w:rPr>
          <w:t xml:space="preserve">consider annual zooplankton and fish abundance </w:t>
        </w:r>
      </w:ins>
      <w:ins w:id="158" w:author="Grace Wilkinson" w:date="2026-10-19T07:22:00Z" w16du:dateUtc="2026-10-19T12:22:00Z">
        <w:r w:rsidR="0027476B">
          <w:rPr>
            <w:rFonts w:ascii="Times New Roman" w:eastAsia="Times New Roman" w:hAnsi="Times New Roman" w:cs="Times New Roman"/>
            <w:color w:val="000000"/>
          </w:rPr>
          <w:t xml:space="preserve">measured </w:t>
        </w:r>
      </w:ins>
      <w:ins w:id="159" w:author="Grace Wilkinson" w:date="2026-10-19T07:21:00Z" w16du:dateUtc="2026-10-19T12:21:00Z">
        <w:r w:rsidR="0027476B">
          <w:rPr>
            <w:rFonts w:ascii="Times New Roman" w:eastAsia="Times New Roman" w:hAnsi="Times New Roman" w:cs="Times New Roman"/>
            <w:color w:val="000000"/>
          </w:rPr>
          <w:t xml:space="preserve">in all </w:t>
        </w:r>
      </w:ins>
      <w:ins w:id="160" w:author="Grace Wilkinson" w:date="2026-10-19T07:22:00Z" w16du:dateUtc="2026-10-19T12:22:00Z">
        <w:r w:rsidR="0027476B">
          <w:rPr>
            <w:rFonts w:ascii="Times New Roman" w:eastAsia="Times New Roman" w:hAnsi="Times New Roman" w:cs="Times New Roman"/>
            <w:color w:val="000000"/>
          </w:rPr>
          <w:t xml:space="preserve">the study lakes, as well as </w:t>
        </w:r>
      </w:ins>
      <w:ins w:id="161" w:author="Grace Wilkinson" w:date="2026-10-19T07:23:00Z" w16du:dateUtc="2026-10-19T12:23:00Z">
        <w:r w:rsidR="0027476B">
          <w:rPr>
            <w:rFonts w:ascii="Times New Roman" w:eastAsia="Times New Roman" w:hAnsi="Times New Roman" w:cs="Times New Roman"/>
            <w:color w:val="000000"/>
          </w:rPr>
          <w:t>reconstruct food webs</w:t>
        </w:r>
      </w:ins>
      <w:ins w:id="162" w:author="Grace Wilkinson" w:date="2026-10-19T07:22:00Z" w16du:dateUtc="2026-10-19T12:22:00Z">
        <w:r w:rsidR="0027476B">
          <w:rPr>
            <w:rFonts w:ascii="Times New Roman" w:eastAsia="Times New Roman" w:hAnsi="Times New Roman" w:cs="Times New Roman"/>
            <w:color w:val="000000"/>
          </w:rPr>
          <w:t xml:space="preserve">. </w:t>
        </w:r>
      </w:ins>
      <w:r w:rsidR="005F5110" w:rsidRPr="005F5110">
        <w:rPr>
          <w:rFonts w:ascii="Times New Roman" w:eastAsia="Times New Roman" w:hAnsi="Times New Roman" w:cs="Times New Roman"/>
          <w:color w:val="000000"/>
        </w:rPr>
        <w:t>It is widely understood that the diversity and structure of biotic communities shapes the</w:t>
      </w:r>
      <w:del w:id="163" w:author="Grace Wilkinson" w:date="2026-10-19T07:20:00Z" w16du:dateUtc="2026-10-19T12:20:00Z">
        <w:r w:rsidR="005F5110" w:rsidRPr="005F5110" w:rsidDel="004A69CE">
          <w:rPr>
            <w:rFonts w:ascii="Times New Roman" w:eastAsia="Times New Roman" w:hAnsi="Times New Roman" w:cs="Times New Roman"/>
            <w:color w:val="000000"/>
          </w:rPr>
          <w:delText>ir</w:delText>
        </w:r>
      </w:del>
      <w:r w:rsidR="005F5110" w:rsidRPr="005F5110">
        <w:rPr>
          <w:rFonts w:ascii="Times New Roman" w:eastAsia="Times New Roman" w:hAnsi="Times New Roman" w:cs="Times New Roman"/>
          <w:color w:val="000000"/>
        </w:rPr>
        <w:t xml:space="preserve"> </w:t>
      </w:r>
      <w:del w:id="164" w:author="Grace Wilkinson" w:date="2026-10-19T07:20:00Z" w16du:dateUtc="2026-10-19T12:20:00Z">
        <w:r w:rsidR="005F5110" w:rsidRPr="005F5110" w:rsidDel="0027476B">
          <w:rPr>
            <w:rFonts w:ascii="Times New Roman" w:eastAsia="Times New Roman" w:hAnsi="Times New Roman" w:cs="Times New Roman"/>
            <w:color w:val="000000"/>
          </w:rPr>
          <w:delText xml:space="preserve">stability and </w:delText>
        </w:r>
      </w:del>
      <w:r w:rsidR="005F5110" w:rsidRPr="005F5110">
        <w:rPr>
          <w:rFonts w:ascii="Times New Roman" w:eastAsia="Times New Roman" w:hAnsi="Times New Roman" w:cs="Times New Roman"/>
          <w:color w:val="000000"/>
        </w:rPr>
        <w:t>resilience</w:t>
      </w:r>
      <w:ins w:id="165" w:author="Grace Wilkinson" w:date="2026-10-19T07:20:00Z" w16du:dateUtc="2026-10-19T12:20:00Z">
        <w:r>
          <w:rPr>
            <w:rFonts w:ascii="Times New Roman" w:eastAsia="Times New Roman" w:hAnsi="Times New Roman" w:cs="Times New Roman"/>
            <w:color w:val="000000"/>
          </w:rPr>
          <w:t xml:space="preserve"> of those communities, which in turn can influence the geometry of productivity stability landscapes</w:t>
        </w:r>
      </w:ins>
      <w:r w:rsidR="005F5110" w:rsidRPr="005F5110">
        <w:rPr>
          <w:rFonts w:ascii="Times New Roman" w:eastAsia="Times New Roman" w:hAnsi="Times New Roman" w:cs="Times New Roman"/>
          <w:color w:val="000000"/>
        </w:rPr>
        <w:t xml:space="preserve">. For example, it has commonly been observed that more taxonomically and/or functionally diverse communities exhibit greater stability (REFS), although the diversity-stability relationship may depend on food web topology when multiple trophic levels are considered (REFS). </w:t>
      </w:r>
      <w:del w:id="166" w:author="Grace Wilkinson" w:date="2026-10-19T07:22:00Z" w16du:dateUtc="2026-10-19T12:22:00Z">
        <w:r w:rsidR="005F5110" w:rsidRPr="005F5110" w:rsidDel="0027476B">
          <w:rPr>
            <w:rFonts w:ascii="Times New Roman" w:eastAsia="Times New Roman" w:hAnsi="Times New Roman" w:cs="Times New Roman"/>
            <w:color w:val="000000"/>
          </w:rPr>
          <w:delText>The study lakes have had their biotic communities regularly sampled, enabling tests of how biotic community diversity and structure are related to variation in metabolic stability landscapes.</w:delText>
        </w:r>
      </w:del>
    </w:p>
    <w:p w14:paraId="542C96E9" w14:textId="04569EA1" w:rsidR="005F5110" w:rsidRDefault="005F5110" w:rsidP="005F5110">
      <w:pPr>
        <w:widowControl w:val="0"/>
        <w:spacing w:after="120" w:line="240" w:lineRule="auto"/>
        <w:rPr>
          <w:rFonts w:ascii="Times New Roman" w:eastAsia="Times New Roman" w:hAnsi="Times New Roman" w:cs="Times New Roman"/>
          <w:color w:val="000000"/>
        </w:rPr>
      </w:pPr>
      <w:r w:rsidRPr="005F5110">
        <w:rPr>
          <w:rFonts w:ascii="Times New Roman" w:eastAsia="Times New Roman" w:hAnsi="Times New Roman" w:cs="Times New Roman"/>
          <w:color w:val="000000"/>
        </w:rPr>
        <w:t>To quantify the complexity of biotic communities, we will combine field data with a super intelligence (SI)-driven food web reconstruction method [Synthesizing Parameters for Ecosystem Modelling with LLMs (SPELL); Spillias et al. 2026]. Empirical data from regular field sampling will be used to determine species lists</w:t>
      </w:r>
      <w:del w:id="167" w:author="Grace Wilkinson" w:date="2026-10-19T07:23:00Z" w16du:dateUtc="2026-10-19T12:23:00Z">
        <w:r w:rsidRPr="005F5110" w:rsidDel="0027476B">
          <w:rPr>
            <w:rFonts w:ascii="Times New Roman" w:eastAsia="Times New Roman" w:hAnsi="Times New Roman" w:cs="Times New Roman"/>
            <w:color w:val="000000"/>
          </w:rPr>
          <w:delText xml:space="preserve"> (inclusive of phytoplankton, zooplankton, macroinvertebrates, and fish[1.1])</w:delText>
        </w:r>
      </w:del>
      <w:r w:rsidRPr="005F5110">
        <w:rPr>
          <w:rFonts w:ascii="Times New Roman" w:eastAsia="Times New Roman" w:hAnsi="Times New Roman" w:cs="Times New Roman"/>
          <w:color w:val="000000"/>
        </w:rPr>
        <w:t xml:space="preserve"> and species richness for each lake. We will use SPELL to assign species to functional groups, facilitating quantification of functional richness. We will also use SPELL to reconstruct the trophic interaction matrix for each lake, enabling quantification of metrics shown in prior research to link food web structure to stability including food chain length (REFS) and mean interaction strength (REFS). SI-generated food webs will be validated based on expert knowledge and existing food webs for some study lakes (</w:t>
      </w:r>
      <w:del w:id="168" w:author="Grace Wilkinson" w:date="2026-10-19T07:24:00Z" w16du:dateUtc="2026-10-19T12:24:00Z">
        <w:r w:rsidRPr="005F5110" w:rsidDel="0027476B">
          <w:rPr>
            <w:rFonts w:ascii="Times New Roman" w:eastAsia="Times New Roman" w:hAnsi="Times New Roman" w:cs="Times New Roman"/>
            <w:color w:val="000000"/>
          </w:rPr>
          <w:delText>REFS—Tyler’s work</w:delText>
        </w:r>
      </w:del>
      <w:ins w:id="169" w:author="Grace Wilkinson" w:date="2026-10-19T07:24:00Z" w16du:dateUtc="2026-10-19T12:24:00Z">
        <w:r w:rsidR="0027476B">
          <w:rPr>
            <w:rFonts w:ascii="Times New Roman" w:eastAsia="Times New Roman" w:hAnsi="Times New Roman" w:cs="Times New Roman"/>
            <w:color w:val="000000"/>
          </w:rPr>
          <w:t>e.g., Butts 202</w:t>
        </w:r>
      </w:ins>
      <w:ins w:id="170" w:author="Grace Wilkinson" w:date="2026-10-19T07:25:00Z" w16du:dateUtc="2026-10-19T12:25:00Z">
        <w:r w:rsidR="0027476B">
          <w:rPr>
            <w:rFonts w:ascii="Times New Roman" w:eastAsia="Times New Roman" w:hAnsi="Times New Roman" w:cs="Times New Roman"/>
            <w:color w:val="000000"/>
          </w:rPr>
          <w:t>3, Pace et al. 2013</w:t>
        </w:r>
      </w:ins>
      <w:r w:rsidRPr="005F5110">
        <w:rPr>
          <w:rFonts w:ascii="Times New Roman" w:eastAsia="Times New Roman" w:hAnsi="Times New Roman" w:cs="Times New Roman"/>
          <w:color w:val="000000"/>
        </w:rPr>
        <w:t>).</w:t>
      </w:r>
    </w:p>
    <w:p w14:paraId="0000007C" w14:textId="0C358B60" w:rsidR="008E0D62" w:rsidRPr="00D530A4" w:rsidDel="004A69CE" w:rsidRDefault="00DC0722" w:rsidP="00D530A4">
      <w:pPr>
        <w:widowControl w:val="0"/>
        <w:spacing w:after="120" w:line="240" w:lineRule="auto"/>
        <w:rPr>
          <w:del w:id="171" w:author="Grace Wilkinson" w:date="2026-10-19T07:17:00Z" w16du:dateUtc="2026-10-19T12:17:00Z"/>
          <w:rFonts w:ascii="Times New Roman" w:eastAsia="Times New Roman" w:hAnsi="Times New Roman" w:cs="Times New Roman"/>
          <w:color w:val="000000"/>
        </w:rPr>
      </w:pPr>
      <w:del w:id="172" w:author="Grace Wilkinson" w:date="2026-10-19T07:17:00Z" w16du:dateUtc="2026-10-19T12:17:00Z">
        <w:r w:rsidRPr="00D530A4" w:rsidDel="004A69CE">
          <w:rPr>
            <w:rFonts w:ascii="Times New Roman" w:eastAsia="Times New Roman" w:hAnsi="Times New Roman" w:cs="Times New Roman"/>
            <w:color w:val="000000"/>
          </w:rPr>
          <w:delText>For static ecosystem characteristics, we will focus on landscape position, drainage ratio, residence time, lake morphometry, and food chain length. Land use does not vary substantially among these lakes, but hydrologic connectivity, residence time, and landscape position influence chemical conditions</w:delText>
        </w:r>
        <w:r w:rsidRPr="00D530A4" w:rsidDel="004A69CE">
          <w:rPr>
            <w:rFonts w:ascii="Times New Roman" w:eastAsia="Times New Roman" w:hAnsi="Times New Roman" w:cs="Times New Roman"/>
            <w:color w:val="000000"/>
            <w:vertAlign w:val="superscript"/>
          </w:rPr>
          <w:delText>41,77</w:delText>
        </w:r>
        <w:r w:rsidRPr="00D530A4" w:rsidDel="004A69CE">
          <w:rPr>
            <w:rFonts w:ascii="Times New Roman" w:eastAsia="Times New Roman" w:hAnsi="Times New Roman" w:cs="Times New Roman"/>
            <w:color w:val="000000"/>
          </w:rPr>
          <w:delText xml:space="preserve">. </w:delText>
        </w:r>
        <w:r w:rsidR="005F5110" w:rsidDel="004A69CE">
          <w:rPr>
            <w:rFonts w:ascii="Times New Roman" w:hAnsi="Times New Roman" w:cs="Times New Roman"/>
          </w:rPr>
          <w:delText xml:space="preserve">Lake </w:delText>
        </w:r>
        <w:r w:rsidRPr="00D530A4" w:rsidDel="004A69CE">
          <w:rPr>
            <w:rFonts w:ascii="Times New Roman" w:eastAsia="Times New Roman" w:hAnsi="Times New Roman" w:cs="Times New Roman"/>
            <w:color w:val="000000"/>
          </w:rPr>
          <w:delText>morphometry also modifies the effect of climate-varying physicochemical changes on primary production; for example, changes in light attenuation with DOC influence the volume of littoral habitat supporting benthic primary production</w:delText>
        </w:r>
        <w:r w:rsidRPr="00D530A4" w:rsidDel="004A69CE">
          <w:rPr>
            <w:rFonts w:ascii="Times New Roman" w:eastAsia="Times New Roman" w:hAnsi="Times New Roman" w:cs="Times New Roman"/>
            <w:color w:val="000000"/>
            <w:vertAlign w:val="superscript"/>
          </w:rPr>
          <w:delText>78</w:delText>
        </w:r>
        <w:r w:rsidRPr="00D530A4" w:rsidDel="004A69CE">
          <w:rPr>
            <w:rFonts w:ascii="Times New Roman" w:eastAsia="Times New Roman" w:hAnsi="Times New Roman" w:cs="Times New Roman"/>
            <w:color w:val="000000"/>
          </w:rPr>
          <w:delText>. Lake drainage ratio (watershed area/surface area) is an indicator of the susceptibility to external influences, especially those related to runoff from the surrounding watershed</w:delText>
        </w:r>
        <w:r w:rsidRPr="00D530A4" w:rsidDel="004A69CE">
          <w:rPr>
            <w:rFonts w:ascii="Times New Roman" w:eastAsia="Times New Roman" w:hAnsi="Times New Roman" w:cs="Times New Roman"/>
            <w:color w:val="000000"/>
            <w:vertAlign w:val="superscript"/>
          </w:rPr>
          <w:delText>79</w:delText>
        </w:r>
        <w:r w:rsidRPr="00D530A4" w:rsidDel="004A69CE">
          <w:rPr>
            <w:rFonts w:ascii="Times New Roman" w:eastAsia="Times New Roman" w:hAnsi="Times New Roman" w:cs="Times New Roman"/>
            <w:color w:val="000000"/>
          </w:rPr>
          <w:delText>. Food chain length will be estimated from extensive community data and is an indicator of the strength of top-down internal feedbacks</w:delText>
        </w:r>
        <w:r w:rsidRPr="00D530A4" w:rsidDel="004A69CE">
          <w:rPr>
            <w:rFonts w:ascii="Times New Roman" w:eastAsia="Times New Roman" w:hAnsi="Times New Roman" w:cs="Times New Roman"/>
            <w:color w:val="000000"/>
            <w:vertAlign w:val="superscript"/>
          </w:rPr>
          <w:delText>80</w:delText>
        </w:r>
        <w:r w:rsidRPr="00D530A4" w:rsidDel="004A69CE">
          <w:rPr>
            <w:rFonts w:ascii="Times New Roman" w:eastAsia="Times New Roman" w:hAnsi="Times New Roman" w:cs="Times New Roman"/>
            <w:color w:val="000000"/>
          </w:rPr>
          <w:delText xml:space="preserve">. </w:delText>
        </w:r>
        <w:r w:rsidRPr="00D530A4" w:rsidDel="004A69CE">
          <w:rPr>
            <w:rFonts w:ascii="Times New Roman" w:eastAsia="Times New Roman" w:hAnsi="Times New Roman" w:cs="Times New Roman"/>
            <w:i/>
            <w:iCs/>
            <w:color w:val="000000"/>
          </w:rPr>
          <w:delText>This collection of lak</w:delText>
        </w:r>
        <w:r w:rsidR="005F5110" w:rsidRPr="005F5110" w:rsidDel="004A69CE">
          <w:rPr>
            <w:rFonts w:ascii="Times New Roman" w:eastAsia="Times New Roman" w:hAnsi="Times New Roman" w:cs="Times New Roman"/>
            <w:i/>
            <w:iCs/>
            <w:color w:val="000000"/>
          </w:rPr>
          <w:delText>e, biotic community,</w:delText>
        </w:r>
        <w:r w:rsidRPr="00D530A4" w:rsidDel="004A69CE">
          <w:rPr>
            <w:rFonts w:ascii="Times New Roman" w:eastAsia="Times New Roman" w:hAnsi="Times New Roman" w:cs="Times New Roman"/>
            <w:i/>
            <w:iCs/>
            <w:color w:val="000000"/>
          </w:rPr>
          <w:delText xml:space="preserve"> and climatic variables captures important drivers of among-lake variation, but other variables collected by the various programs will also be considered in the statistical analysis.</w:delText>
        </w:r>
      </w:del>
    </w:p>
    <w:p w14:paraId="0000007D" w14:textId="6E76DBF6"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Focusing on </w:t>
      </w:r>
      <w:ins w:id="173" w:author="Grace Wilkinson" w:date="2026-10-19T07:32:00Z" w16du:dateUtc="2026-10-19T12:32:00Z">
        <w:r w:rsidR="00A47CED">
          <w:rPr>
            <w:rFonts w:ascii="Times New Roman" w:eastAsia="Times New Roman" w:hAnsi="Times New Roman" w:cs="Times New Roman"/>
            <w:color w:val="000000"/>
          </w:rPr>
          <w:t xml:space="preserve">the </w:t>
        </w:r>
      </w:ins>
      <w:r w:rsidRPr="00D530A4">
        <w:rPr>
          <w:rFonts w:ascii="Times New Roman" w:eastAsia="Times New Roman" w:hAnsi="Times New Roman" w:cs="Times New Roman"/>
          <w:color w:val="000000"/>
        </w:rPr>
        <w:t xml:space="preserve">70 lake-years without </w:t>
      </w:r>
      <w:del w:id="174" w:author="Grace Wilkinson" w:date="2026-10-19T07:32:00Z" w16du:dateUtc="2026-10-19T12:32:00Z">
        <w:r w:rsidRPr="00D530A4" w:rsidDel="00A47CED">
          <w:rPr>
            <w:rFonts w:ascii="Times New Roman" w:eastAsia="Times New Roman" w:hAnsi="Times New Roman" w:cs="Times New Roman"/>
            <w:color w:val="000000"/>
          </w:rPr>
          <w:delText xml:space="preserve">ecosystem </w:delText>
        </w:r>
      </w:del>
      <w:ins w:id="175" w:author="Grace Wilkinson" w:date="2026-10-19T07:32:00Z" w16du:dateUtc="2026-10-19T12:32:00Z">
        <w:r w:rsidR="00A47CED">
          <w:rPr>
            <w:rFonts w:ascii="Times New Roman" w:eastAsia="Times New Roman" w:hAnsi="Times New Roman" w:cs="Times New Roman"/>
            <w:color w:val="000000"/>
          </w:rPr>
          <w:t>grazer, light, or nutrient</w:t>
        </w:r>
        <w:r w:rsidR="00A47CED" w:rsidRPr="00D530A4">
          <w:rPr>
            <w:rFonts w:ascii="Times New Roman" w:eastAsia="Times New Roman" w:hAnsi="Times New Roman" w:cs="Times New Roman"/>
            <w:color w:val="000000"/>
          </w:rPr>
          <w:t xml:space="preserve"> </w:t>
        </w:r>
      </w:ins>
      <w:r w:rsidRPr="00D530A4">
        <w:rPr>
          <w:rFonts w:ascii="Times New Roman" w:eastAsia="Times New Roman" w:hAnsi="Times New Roman" w:cs="Times New Roman"/>
          <w:color w:val="000000"/>
        </w:rPr>
        <w:t>manipulations, we will use multivariate linear models (MLMs) to test for effects of ecosystem characteristics and climate variables on lake stability landscapes. MLMs are similar to linear models for a single response variable in that they fit a regression coefficient for each predictor and response variable but differ in that they account for correlations among the predictors’ effects when performing significance tests. Thus, this approach tests how each covariate affects distinct characteristics of the stability landscape while limiting type-1 error rates that are inflated by multiple testing. We will use the combination of stability landscape descriptor variables justified above (Figure 3) as the multivariate response in MLM regression. Due to the substantial number of explanatory variables with grounded mechanistic links</w:t>
      </w:r>
      <w:del w:id="176" w:author="Grace Wilkinson" w:date="2026-10-19T07:33:00Z" w16du:dateUtc="2026-10-19T12:33:00Z">
        <w:r w:rsidRPr="00D530A4" w:rsidDel="00A47CED">
          <w:rPr>
            <w:rFonts w:ascii="Times New Roman" w:eastAsia="Times New Roman" w:hAnsi="Times New Roman" w:cs="Times New Roman"/>
            <w:color w:val="000000"/>
          </w:rPr>
          <w:delText xml:space="preserve"> to </w:delText>
        </w:r>
        <w:r w:rsidRPr="00D530A4" w:rsidDel="00A47CED">
          <w:rPr>
            <w:rFonts w:ascii="Times New Roman" w:eastAsia="Times New Roman" w:hAnsi="Times New Roman" w:cs="Times New Roman"/>
            <w:b/>
            <w:bCs/>
            <w:color w:val="000000"/>
          </w:rPr>
          <w:delText>H2.1</w:delText>
        </w:r>
        <w:r w:rsidRPr="00D530A4" w:rsidDel="00A47CED">
          <w:rPr>
            <w:rFonts w:ascii="Times New Roman" w:eastAsia="Times New Roman" w:hAnsi="Times New Roman" w:cs="Times New Roman"/>
            <w:color w:val="000000"/>
          </w:rPr>
          <w:delText xml:space="preserve"> (biocomplexity and connectivity drive spatial variation) and </w:delText>
        </w:r>
        <w:r w:rsidRPr="00D530A4" w:rsidDel="00A47CED">
          <w:rPr>
            <w:rFonts w:ascii="Times New Roman" w:eastAsia="Times New Roman" w:hAnsi="Times New Roman" w:cs="Times New Roman"/>
            <w:b/>
            <w:bCs/>
            <w:color w:val="000000"/>
          </w:rPr>
          <w:delText>H2.2</w:delText>
        </w:r>
        <w:r w:rsidRPr="00D530A4" w:rsidDel="00A47CED">
          <w:rPr>
            <w:rFonts w:ascii="Times New Roman" w:eastAsia="Times New Roman" w:hAnsi="Times New Roman" w:cs="Times New Roman"/>
            <w:color w:val="000000"/>
          </w:rPr>
          <w:delText xml:space="preserve"> (temporal patterns can be attributed to climate variability)</w:delText>
        </w:r>
      </w:del>
      <w:r w:rsidRPr="00D530A4">
        <w:rPr>
          <w:rFonts w:ascii="Times New Roman" w:eastAsia="Times New Roman" w:hAnsi="Times New Roman" w:cs="Times New Roman"/>
          <w:color w:val="000000"/>
        </w:rPr>
        <w:t>, we will use cross-validation-based model selection</w:t>
      </w:r>
      <w:r w:rsidRPr="00D530A4">
        <w:rPr>
          <w:rFonts w:ascii="Times New Roman" w:eastAsia="Times New Roman" w:hAnsi="Times New Roman" w:cs="Times New Roman"/>
          <w:color w:val="000000"/>
          <w:vertAlign w:val="superscript"/>
        </w:rPr>
        <w:t>81</w:t>
      </w:r>
      <w:r w:rsidRPr="00D530A4">
        <w:rPr>
          <w:rFonts w:ascii="Times New Roman" w:eastAsia="Times New Roman" w:hAnsi="Times New Roman" w:cs="Times New Roman"/>
          <w:color w:val="000000"/>
        </w:rPr>
        <w:t xml:space="preserve"> to identify a parsimonious model of spatiotemporal variation in stability landscapes, from which we can evaluate support for these hypotheses.</w:t>
      </w:r>
    </w:p>
    <w:p w14:paraId="0000007E" w14:textId="1C10A786"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Supporting </w:t>
      </w:r>
      <w:r w:rsidRPr="00D530A4">
        <w:rPr>
          <w:rFonts w:ascii="Times New Roman" w:eastAsia="Times New Roman" w:hAnsi="Times New Roman" w:cs="Times New Roman"/>
          <w:b/>
          <w:bCs/>
          <w:color w:val="000000"/>
        </w:rPr>
        <w:t>H2.2</w:t>
      </w:r>
      <w:r w:rsidRPr="00D530A4">
        <w:rPr>
          <w:rFonts w:ascii="Times New Roman" w:eastAsia="Times New Roman" w:hAnsi="Times New Roman" w:cs="Times New Roman"/>
          <w:color w:val="000000"/>
        </w:rPr>
        <w:t xml:space="preserve">, preliminary results (Figure </w:t>
      </w:r>
      <w:ins w:id="177" w:author="Grace Wilkinson" w:date="2026-10-19T07:33:00Z" w16du:dateUtc="2026-10-19T12:33:00Z">
        <w:r w:rsidR="00A47CED">
          <w:rPr>
            <w:rFonts w:ascii="Times New Roman" w:eastAsia="Times New Roman" w:hAnsi="Times New Roman" w:cs="Times New Roman"/>
            <w:color w:val="000000"/>
          </w:rPr>
          <w:t>5</w:t>
        </w:r>
      </w:ins>
      <w:del w:id="178" w:author="Grace Wilkinson" w:date="2026-10-19T07:33:00Z" w16du:dateUtc="2026-10-19T12:33:00Z">
        <w:r w:rsidRPr="00D530A4" w:rsidDel="00A47CED">
          <w:rPr>
            <w:rFonts w:ascii="Times New Roman" w:eastAsia="Times New Roman" w:hAnsi="Times New Roman" w:cs="Times New Roman"/>
            <w:color w:val="000000"/>
          </w:rPr>
          <w:delText>4</w:delText>
        </w:r>
      </w:del>
      <w:r w:rsidRPr="00D530A4">
        <w:rPr>
          <w:rFonts w:ascii="Times New Roman" w:eastAsia="Times New Roman" w:hAnsi="Times New Roman" w:cs="Times New Roman"/>
          <w:color w:val="000000"/>
        </w:rPr>
        <w:t xml:space="preserve">) show considerable variation in stability landscapes. Comparing the year of earliest ice-off (2012) and latest (2013), we observed a shift in all equilibria toward lower DO values in the late ice-off year. The stability landscapes in 2021 and 2022, while appearing more similar to each other than in 2012 and 2013, also varied (Figure </w:t>
      </w:r>
      <w:ins w:id="179" w:author="Grace Wilkinson" w:date="2026-10-19T07:33:00Z" w16du:dateUtc="2026-10-19T12:33:00Z">
        <w:r w:rsidR="00A47CED">
          <w:rPr>
            <w:rFonts w:ascii="Times New Roman" w:eastAsia="Times New Roman" w:hAnsi="Times New Roman" w:cs="Times New Roman"/>
            <w:color w:val="000000"/>
          </w:rPr>
          <w:t>5</w:t>
        </w:r>
      </w:ins>
      <w:del w:id="180" w:author="Grace Wilkinson" w:date="2026-10-19T07:33:00Z" w16du:dateUtc="2026-10-19T12:33:00Z">
        <w:r w:rsidRPr="00D530A4" w:rsidDel="00A47CED">
          <w:rPr>
            <w:rFonts w:ascii="Times New Roman" w:eastAsia="Times New Roman" w:hAnsi="Times New Roman" w:cs="Times New Roman"/>
            <w:color w:val="000000"/>
          </w:rPr>
          <w:delText>4</w:delText>
        </w:r>
      </w:del>
      <w:r w:rsidRPr="00D530A4">
        <w:rPr>
          <w:rFonts w:ascii="Times New Roman" w:eastAsia="Times New Roman" w:hAnsi="Times New Roman" w:cs="Times New Roman"/>
          <w:color w:val="000000"/>
        </w:rPr>
        <w:t>). Other differences between the year pairs may be explained by ecosystem manipulations (</w:t>
      </w:r>
      <w:r w:rsidRPr="00D530A4">
        <w:rPr>
          <w:rFonts w:ascii="Times New Roman" w:eastAsia="Times New Roman" w:hAnsi="Times New Roman" w:cs="Times New Roman"/>
          <w:i/>
          <w:iCs/>
          <w:color w:val="000000"/>
        </w:rPr>
        <w:t>Objective 3</w:t>
      </w:r>
      <w:r w:rsidRPr="00D530A4">
        <w:rPr>
          <w:rFonts w:ascii="Times New Roman" w:eastAsia="Times New Roman" w:hAnsi="Times New Roman" w:cs="Times New Roman"/>
          <w:color w:val="000000"/>
        </w:rPr>
        <w:t>). Formal analysis involving many lake-years and explanatory variables will facilitate inference into the consistency and likely causes of these differences.</w:t>
      </w:r>
    </w:p>
    <w:p w14:paraId="0000007F" w14:textId="57B5937B" w:rsidR="008E0D62" w:rsidRPr="00D530A4" w:rsidDel="00412AC0" w:rsidRDefault="00DC0722" w:rsidP="00D530A4">
      <w:pPr>
        <w:widowControl w:val="0"/>
        <w:spacing w:after="120" w:line="240" w:lineRule="auto"/>
        <w:rPr>
          <w:del w:id="181" w:author="Grace Wilkinson" w:date="2026-10-19T07:41:00Z" w16du:dateUtc="2026-10-19T12:41:00Z"/>
          <w:rFonts w:ascii="Times New Roman" w:eastAsia="Times New Roman" w:hAnsi="Times New Roman" w:cs="Times New Roman"/>
          <w:color w:val="000000"/>
        </w:rPr>
      </w:pPr>
      <w:r w:rsidRPr="00D530A4">
        <w:rPr>
          <w:rFonts w:ascii="Times New Roman" w:eastAsia="Times New Roman" w:hAnsi="Times New Roman" w:cs="Times New Roman"/>
          <w:b/>
          <w:bCs/>
          <w:i/>
          <w:iCs/>
          <w:color w:val="000000"/>
        </w:rPr>
        <w:t xml:space="preserve">Objective 3: </w:t>
      </w:r>
      <w:ins w:id="182" w:author="Grace Wilkinson" w:date="2026-10-19T07:35:00Z" w16du:dateUtc="2026-10-19T12:35:00Z">
        <w:r w:rsidR="00705891">
          <w:rPr>
            <w:rFonts w:ascii="Times New Roman" w:eastAsia="Times New Roman" w:hAnsi="Times New Roman" w:cs="Times New Roman"/>
            <w:b/>
            <w:bCs/>
            <w:i/>
            <w:iCs/>
            <w:color w:val="000000"/>
          </w:rPr>
          <w:t>Using</w:t>
        </w:r>
      </w:ins>
      <w:del w:id="183" w:author="Grace Wilkinson" w:date="2026-10-19T07:35:00Z" w16du:dateUtc="2026-10-19T12:35:00Z">
        <w:r w:rsidRPr="00D530A4" w:rsidDel="00705891">
          <w:rPr>
            <w:rFonts w:ascii="Times New Roman" w:eastAsia="Times New Roman" w:hAnsi="Times New Roman" w:cs="Times New Roman"/>
            <w:b/>
            <w:bCs/>
            <w:i/>
            <w:iCs/>
            <w:color w:val="000000"/>
          </w:rPr>
          <w:delText>How</w:delText>
        </w:r>
      </w:del>
      <w:r w:rsidRPr="00D530A4">
        <w:rPr>
          <w:rFonts w:ascii="Times New Roman" w:eastAsia="Times New Roman" w:hAnsi="Times New Roman" w:cs="Times New Roman"/>
          <w:b/>
          <w:bCs/>
          <w:i/>
          <w:iCs/>
          <w:color w:val="000000"/>
        </w:rPr>
        <w:t xml:space="preserve"> ecosystem manipulations </w:t>
      </w:r>
      <w:ins w:id="184" w:author="Grace Wilkinson" w:date="2026-10-19T07:36:00Z" w16du:dateUtc="2026-10-19T12:36:00Z">
        <w:r w:rsidR="00705891">
          <w:rPr>
            <w:rFonts w:ascii="Times New Roman" w:eastAsia="Times New Roman" w:hAnsi="Times New Roman" w:cs="Times New Roman"/>
            <w:b/>
            <w:bCs/>
            <w:i/>
            <w:iCs/>
            <w:color w:val="000000"/>
          </w:rPr>
          <w:t>to test controls on stability landscape geometry</w:t>
        </w:r>
      </w:ins>
      <w:del w:id="185" w:author="Grace Wilkinson" w:date="2026-10-19T07:36:00Z" w16du:dateUtc="2026-10-19T12:36:00Z">
        <w:r w:rsidRPr="00D530A4" w:rsidDel="00705891">
          <w:rPr>
            <w:rFonts w:ascii="Times New Roman" w:eastAsia="Times New Roman" w:hAnsi="Times New Roman" w:cs="Times New Roman"/>
            <w:b/>
            <w:bCs/>
            <w:i/>
            <w:iCs/>
            <w:color w:val="000000"/>
          </w:rPr>
          <w:delText>shape stability</w:delText>
        </w:r>
      </w:del>
      <w:r w:rsidRPr="00D530A4">
        <w:rPr>
          <w:rFonts w:ascii="Times New Roman" w:eastAsia="Times New Roman" w:hAnsi="Times New Roman" w:cs="Times New Roman"/>
          <w:b/>
          <w:bCs/>
          <w:i/>
          <w:iCs/>
          <w:color w:val="000000"/>
        </w:rPr>
        <w:t>.</w:t>
      </w:r>
      <w:r w:rsidRPr="00D530A4">
        <w:rPr>
          <w:rFonts w:ascii="Times New Roman" w:eastAsia="Times New Roman" w:hAnsi="Times New Roman" w:cs="Times New Roman"/>
          <w:b/>
          <w:bCs/>
          <w:color w:val="000000"/>
        </w:rPr>
        <w:t xml:space="preserve"> </w:t>
      </w:r>
      <w:r w:rsidRPr="00D530A4">
        <w:rPr>
          <w:rFonts w:ascii="Times New Roman" w:eastAsia="Times New Roman" w:hAnsi="Times New Roman" w:cs="Times New Roman"/>
          <w:color w:val="000000"/>
        </w:rPr>
        <w:t xml:space="preserve">Throughout the data record, several study lakes have been subject to intentional manipulations </w:t>
      </w:r>
      <w:r w:rsidR="00B911D9">
        <w:rPr>
          <w:rFonts w:ascii="Times New Roman" w:eastAsia="Times New Roman" w:hAnsi="Times New Roman" w:cs="Times New Roman"/>
          <w:color w:val="000000"/>
        </w:rPr>
        <w:lastRenderedPageBreak/>
        <w:t>(Table 1, F</w:t>
      </w:r>
      <w:r w:rsidRPr="00D530A4">
        <w:rPr>
          <w:rFonts w:ascii="Times New Roman" w:eastAsia="Times New Roman" w:hAnsi="Times New Roman" w:cs="Times New Roman"/>
          <w:color w:val="000000"/>
        </w:rPr>
        <w:t xml:space="preserve">igure 2); two main classes of manipulation are defined by whether the target proximal effect is on the physico-chemical conditions of the lake (e.g., nutrient or dye additions) or </w:t>
      </w:r>
      <w:del w:id="186" w:author="Grace Wilkinson" w:date="2026-10-19T07:46:00Z" w16du:dateUtc="2026-10-19T12:46:00Z">
        <w:r w:rsidRPr="00D530A4" w:rsidDel="003C2F69">
          <w:rPr>
            <w:rFonts w:ascii="Times New Roman" w:eastAsia="Times New Roman" w:hAnsi="Times New Roman" w:cs="Times New Roman"/>
            <w:color w:val="000000"/>
          </w:rPr>
          <w:delText xml:space="preserve">biotic community </w:delText>
        </w:r>
      </w:del>
      <w:ins w:id="187" w:author="Grace Wilkinson" w:date="2026-10-19T07:46:00Z" w16du:dateUtc="2026-10-19T12:46:00Z">
        <w:r w:rsidR="003C2F69">
          <w:rPr>
            <w:rFonts w:ascii="Times New Roman" w:eastAsia="Times New Roman" w:hAnsi="Times New Roman" w:cs="Times New Roman"/>
            <w:color w:val="000000"/>
          </w:rPr>
          <w:t xml:space="preserve">grazing pressure </w:t>
        </w:r>
      </w:ins>
      <w:r w:rsidRPr="00D530A4">
        <w:rPr>
          <w:rFonts w:ascii="Times New Roman" w:eastAsia="Times New Roman" w:hAnsi="Times New Roman" w:cs="Times New Roman"/>
          <w:color w:val="000000"/>
        </w:rPr>
        <w:t>(e.g., predator addition/removal).</w:t>
      </w:r>
      <w:del w:id="188" w:author="Grace Wilkinson" w:date="2026-10-19T07:35:00Z" w16du:dateUtc="2026-10-19T12:35:00Z">
        <w:r w:rsidRPr="00D530A4" w:rsidDel="00705891">
          <w:rPr>
            <w:rFonts w:ascii="Times New Roman" w:eastAsia="Times New Roman" w:hAnsi="Times New Roman" w:cs="Times New Roman"/>
            <w:color w:val="000000"/>
          </w:rPr>
          <w:delText xml:space="preserve"> </w:delText>
        </w:r>
      </w:del>
      <w:customXmlDelRangeStart w:id="189" w:author="Grace Wilkinson" w:date="2026-10-19T07:35:00Z"/>
      <w:sdt>
        <w:sdtPr>
          <w:rPr>
            <w:rFonts w:ascii="Times New Roman" w:hAnsi="Times New Roman" w:cs="Times New Roman"/>
          </w:rPr>
          <w:tag w:val="goog_rdk_150"/>
          <w:id w:val="-497253431"/>
        </w:sdtPr>
        <w:sdtContent>
          <w:customXmlDelRangeEnd w:id="189"/>
          <w:commentRangeStart w:id="190"/>
          <w:customXmlDelRangeStart w:id="191" w:author="Grace Wilkinson" w:date="2026-10-19T07:35:00Z"/>
        </w:sdtContent>
      </w:sdt>
      <w:customXmlDelRangeEnd w:id="191"/>
      <w:del w:id="192" w:author="Grace Wilkinson" w:date="2026-10-19T07:35:00Z" w16du:dateUtc="2026-10-19T12:35:00Z">
        <w:r w:rsidRPr="00D530A4" w:rsidDel="00705891">
          <w:rPr>
            <w:rFonts w:ascii="Times New Roman" w:eastAsia="Times New Roman" w:hAnsi="Times New Roman" w:cs="Times New Roman"/>
            <w:color w:val="000000"/>
          </w:rPr>
          <w:delText>The manipulations of our study lakes are broadly representative of human impacts on ecosystems across habitat types and global regions and enable us to explore opportunities for ecosystem management to enhance the resilience of ecosystem services.</w:delText>
        </w:r>
        <w:commentRangeEnd w:id="190"/>
        <w:r w:rsidDel="00705891">
          <w:rPr>
            <w:rStyle w:val="CommentReference"/>
            <w:rFonts w:ascii="Times New Roman" w:eastAsia="Times New Roman" w:hAnsi="Times New Roman" w:cs="Times New Roman"/>
            <w:color w:val="000000"/>
            <w:sz w:val="24"/>
            <w:szCs w:val="24"/>
          </w:rPr>
          <w:commentReference w:id="190"/>
        </w:r>
      </w:del>
      <w:ins w:id="193" w:author="Grace Wilkinson" w:date="2026-10-19T07:41:00Z" w16du:dateUtc="2026-10-19T12:41:00Z">
        <w:r w:rsidR="00412AC0">
          <w:rPr>
            <w:rFonts w:ascii="Times New Roman" w:eastAsia="Times New Roman" w:hAnsi="Times New Roman" w:cs="Times New Roman"/>
            <w:color w:val="000000"/>
          </w:rPr>
          <w:t xml:space="preserve"> </w:t>
        </w:r>
      </w:ins>
    </w:p>
    <w:p w14:paraId="00000080" w14:textId="7A673931" w:rsidR="008E0D62" w:rsidRPr="00D530A4" w:rsidRDefault="003C2F69" w:rsidP="00D530A4">
      <w:pPr>
        <w:widowControl w:val="0"/>
        <w:spacing w:after="120" w:line="240" w:lineRule="auto"/>
        <w:rPr>
          <w:rFonts w:ascii="Times New Roman" w:eastAsia="Times New Roman" w:hAnsi="Times New Roman" w:cs="Times New Roman"/>
          <w:color w:val="000000"/>
        </w:rPr>
      </w:pPr>
      <w:ins w:id="194" w:author="Grace Wilkinson" w:date="2026-10-19T07:46:00Z" w16du:dateUtc="2026-10-19T12:46:00Z">
        <w:r>
          <w:rPr>
            <w:rFonts w:ascii="Times New Roman" w:eastAsia="Times New Roman" w:hAnsi="Times New Roman" w:cs="Times New Roman"/>
            <w:color w:val="000000"/>
          </w:rPr>
          <w:t>To test if e</w:t>
        </w:r>
      </w:ins>
      <w:ins w:id="195" w:author="Grace Wilkinson" w:date="2026-10-19T07:40:00Z">
        <w:r w:rsidR="00705891" w:rsidRPr="00705891">
          <w:rPr>
            <w:rFonts w:ascii="Times New Roman" w:eastAsia="Times New Roman" w:hAnsi="Times New Roman" w:cs="Times New Roman"/>
            <w:color w:val="000000"/>
          </w:rPr>
          <w:t xml:space="preserve">xperimental alteration of ecosystem feedbacks changes </w:t>
        </w:r>
      </w:ins>
      <w:ins w:id="196" w:author="Grace Wilkinson" w:date="2026-10-19T07:46:00Z" w16du:dateUtc="2026-10-19T12:46:00Z">
        <w:r>
          <w:rPr>
            <w:rFonts w:ascii="Times New Roman" w:eastAsia="Times New Roman" w:hAnsi="Times New Roman" w:cs="Times New Roman"/>
            <w:color w:val="000000"/>
          </w:rPr>
          <w:t xml:space="preserve">productivity </w:t>
        </w:r>
      </w:ins>
      <w:ins w:id="197" w:author="Grace Wilkinson" w:date="2026-10-19T07:40:00Z">
        <w:r w:rsidR="00705891" w:rsidRPr="00705891">
          <w:rPr>
            <w:rFonts w:ascii="Times New Roman" w:eastAsia="Times New Roman" w:hAnsi="Times New Roman" w:cs="Times New Roman"/>
            <w:color w:val="000000"/>
          </w:rPr>
          <w:t>stability landscapes in predictable ways</w:t>
        </w:r>
      </w:ins>
      <w:ins w:id="198" w:author="Grace Wilkinson" w:date="2026-10-19T07:40:00Z" w16du:dateUtc="2026-10-19T12:40:00Z">
        <w:r w:rsidR="00705891">
          <w:rPr>
            <w:rFonts w:ascii="Times New Roman" w:eastAsia="Times New Roman" w:hAnsi="Times New Roman" w:cs="Times New Roman"/>
            <w:color w:val="000000"/>
          </w:rPr>
          <w:t xml:space="preserve"> </w:t>
        </w:r>
      </w:ins>
      <w:del w:id="199" w:author="Grace Wilkinson" w:date="2026-10-19T07:40:00Z" w16du:dateUtc="2026-10-19T12:40:00Z">
        <w:r w:rsidR="00DC0722" w:rsidRPr="00D530A4" w:rsidDel="00705891">
          <w:rPr>
            <w:rFonts w:ascii="Times New Roman" w:eastAsia="Times New Roman" w:hAnsi="Times New Roman" w:cs="Times New Roman"/>
            <w:color w:val="000000"/>
          </w:rPr>
          <w:delText xml:space="preserve">To examine whether </w:delText>
        </w:r>
      </w:del>
      <w:customXmlDelRangeStart w:id="200" w:author="Grace Wilkinson" w:date="2026-10-19T07:40:00Z"/>
      <w:sdt>
        <w:sdtPr>
          <w:rPr>
            <w:rFonts w:ascii="Times New Roman" w:hAnsi="Times New Roman" w:cs="Times New Roman"/>
          </w:rPr>
          <w:tag w:val="goog_rdk_151"/>
          <w:id w:val="-793113129"/>
        </w:sdtPr>
        <w:sdtContent>
          <w:customXmlDelRangeEnd w:id="200"/>
          <w:del w:id="201" w:author="Grace Wilkinson" w:date="2026-10-19T07:40:00Z" w16du:dateUtc="2026-10-19T12:40:00Z">
            <w:r w:rsidR="00DC0722" w:rsidRPr="00D530A4" w:rsidDel="00705891">
              <w:rPr>
                <w:rFonts w:ascii="Times New Roman" w:eastAsia="Times New Roman" w:hAnsi="Times New Roman" w:cs="Times New Roman"/>
                <w:color w:val="000000"/>
              </w:rPr>
              <w:delText xml:space="preserve">ecosystem </w:delText>
            </w:r>
          </w:del>
          <w:customXmlDelRangeStart w:id="202" w:author="Grace Wilkinson" w:date="2026-10-19T07:40:00Z"/>
        </w:sdtContent>
      </w:sdt>
      <w:customXmlDelRangeEnd w:id="202"/>
      <w:del w:id="203" w:author="Grace Wilkinson" w:date="2026-10-19T07:40:00Z" w16du:dateUtc="2026-10-19T12:40:00Z">
        <w:r w:rsidR="00DC0722" w:rsidRPr="00D530A4" w:rsidDel="00705891">
          <w:rPr>
            <w:rFonts w:ascii="Times New Roman" w:eastAsia="Times New Roman" w:hAnsi="Times New Roman" w:cs="Times New Roman"/>
            <w:color w:val="000000"/>
          </w:rPr>
          <w:delText>management change</w:delText>
        </w:r>
      </w:del>
      <w:customXmlDelRangeStart w:id="204" w:author="Grace Wilkinson" w:date="2026-10-19T07:40:00Z"/>
      <w:sdt>
        <w:sdtPr>
          <w:rPr>
            <w:rFonts w:ascii="Times New Roman" w:hAnsi="Times New Roman" w:cs="Times New Roman"/>
          </w:rPr>
          <w:tag w:val="goog_rdk_153"/>
          <w:id w:val="1146248506"/>
        </w:sdtPr>
        <w:sdtContent>
          <w:customXmlDelRangeEnd w:id="204"/>
          <w:del w:id="205" w:author="Grace Wilkinson" w:date="2026-10-19T07:40:00Z" w16du:dateUtc="2026-10-19T12:40:00Z">
            <w:r w:rsidR="00DC0722" w:rsidRPr="00D530A4" w:rsidDel="00705891">
              <w:rPr>
                <w:rFonts w:ascii="Times New Roman" w:eastAsia="Times New Roman" w:hAnsi="Times New Roman" w:cs="Times New Roman"/>
                <w:color w:val="000000"/>
              </w:rPr>
              <w:delText>s</w:delText>
            </w:r>
          </w:del>
          <w:customXmlDelRangeStart w:id="206" w:author="Grace Wilkinson" w:date="2026-10-19T07:40:00Z"/>
        </w:sdtContent>
      </w:sdt>
      <w:customXmlDelRangeEnd w:id="206"/>
      <w:del w:id="207" w:author="Grace Wilkinson" w:date="2026-10-19T07:40:00Z" w16du:dateUtc="2026-10-19T12:40:00Z">
        <w:r w:rsidR="00DC0722" w:rsidRPr="00D530A4" w:rsidDel="00705891">
          <w:rPr>
            <w:rFonts w:ascii="Times New Roman" w:eastAsia="Times New Roman" w:hAnsi="Times New Roman" w:cs="Times New Roman"/>
            <w:color w:val="000000"/>
          </w:rPr>
          <w:delText xml:space="preserve"> stability</w:delText>
        </w:r>
      </w:del>
      <w:customXmlDelRangeStart w:id="208" w:author="Grace Wilkinson" w:date="2026-10-19T07:40:00Z"/>
      <w:sdt>
        <w:sdtPr>
          <w:rPr>
            <w:rFonts w:ascii="Times New Roman" w:hAnsi="Times New Roman" w:cs="Times New Roman"/>
          </w:rPr>
          <w:tag w:val="goog_rdk_154"/>
          <w:id w:val="-1715779328"/>
        </w:sdtPr>
        <w:sdtContent>
          <w:customXmlDelRangeEnd w:id="208"/>
          <w:del w:id="209" w:author="Grace Wilkinson" w:date="2026-10-19T07:40:00Z" w16du:dateUtc="2026-10-19T12:40:00Z">
            <w:r w:rsidR="00DC0722" w:rsidRPr="00D530A4" w:rsidDel="00705891">
              <w:rPr>
                <w:rFonts w:ascii="Times New Roman" w:eastAsia="Times New Roman" w:hAnsi="Times New Roman" w:cs="Times New Roman"/>
                <w:color w:val="000000"/>
              </w:rPr>
              <w:delText xml:space="preserve"> landscapes</w:delText>
            </w:r>
          </w:del>
          <w:customXmlDelRangeStart w:id="210" w:author="Grace Wilkinson" w:date="2026-10-19T07:40:00Z"/>
        </w:sdtContent>
      </w:sdt>
      <w:customXmlDelRangeEnd w:id="210"/>
      <w:del w:id="211" w:author="Grace Wilkinson" w:date="2026-10-19T07:40:00Z" w16du:dateUtc="2026-10-19T12:40:00Z">
        <w:r w:rsidR="00DC0722" w:rsidRPr="00D530A4" w:rsidDel="00705891">
          <w:rPr>
            <w:rFonts w:ascii="Times New Roman" w:eastAsia="Times New Roman" w:hAnsi="Times New Roman" w:cs="Times New Roman"/>
            <w:color w:val="000000"/>
          </w:rPr>
          <w:delText xml:space="preserve"> in predictable ways </w:delText>
        </w:r>
      </w:del>
      <w:r w:rsidR="00DC0722" w:rsidRPr="00D530A4">
        <w:rPr>
          <w:rFonts w:ascii="Times New Roman" w:eastAsia="Times New Roman" w:hAnsi="Times New Roman" w:cs="Times New Roman"/>
          <w:color w:val="000000"/>
        </w:rPr>
        <w:t>(</w:t>
      </w:r>
      <w:r w:rsidR="00DC0722" w:rsidRPr="00D530A4">
        <w:rPr>
          <w:rFonts w:ascii="Times New Roman" w:eastAsia="Times New Roman" w:hAnsi="Times New Roman" w:cs="Times New Roman"/>
          <w:b/>
          <w:bCs/>
          <w:color w:val="000000"/>
        </w:rPr>
        <w:t>H3.1</w:t>
      </w:r>
      <w:ins w:id="212" w:author="Grace Wilkinson" w:date="2026-10-19T07:41:00Z" w16du:dateUtc="2026-10-19T12:41:00Z">
        <w:r w:rsidR="00705891">
          <w:rPr>
            <w:rFonts w:ascii="Times New Roman" w:eastAsia="Times New Roman" w:hAnsi="Times New Roman" w:cs="Times New Roman"/>
            <w:color w:val="000000"/>
          </w:rPr>
          <w:t>, Table 1</w:t>
        </w:r>
      </w:ins>
      <w:r w:rsidR="00DC0722" w:rsidRPr="00D530A4">
        <w:rPr>
          <w:rFonts w:ascii="Times New Roman" w:eastAsia="Times New Roman" w:hAnsi="Times New Roman" w:cs="Times New Roman"/>
          <w:color w:val="000000"/>
        </w:rPr>
        <w:t xml:space="preserve">), we will analyze year-by-year differences in multivariate characterizations of the stability landscape (Figure </w:t>
      </w:r>
      <w:ins w:id="213" w:author="Grace Wilkinson" w:date="2026-10-19T07:41:00Z" w16du:dateUtc="2026-10-19T12:41:00Z">
        <w:r w:rsidR="00412AC0">
          <w:rPr>
            <w:rFonts w:ascii="Times New Roman" w:eastAsia="Times New Roman" w:hAnsi="Times New Roman" w:cs="Times New Roman"/>
            <w:color w:val="000000"/>
          </w:rPr>
          <w:t>2</w:t>
        </w:r>
      </w:ins>
      <w:del w:id="214" w:author="Grace Wilkinson" w:date="2026-10-19T07:41:00Z" w16du:dateUtc="2026-10-19T12:41:00Z">
        <w:r w:rsidR="00DC0722" w:rsidRPr="00D530A4" w:rsidDel="00412AC0">
          <w:rPr>
            <w:rFonts w:ascii="Times New Roman" w:eastAsia="Times New Roman" w:hAnsi="Times New Roman" w:cs="Times New Roman"/>
            <w:color w:val="000000"/>
          </w:rPr>
          <w:delText>3</w:delText>
        </w:r>
      </w:del>
      <w:r w:rsidR="00DC0722" w:rsidRPr="00D530A4">
        <w:rPr>
          <w:rFonts w:ascii="Times New Roman" w:eastAsia="Times New Roman" w:hAnsi="Times New Roman" w:cs="Times New Roman"/>
          <w:color w:val="000000"/>
        </w:rPr>
        <w:t>) in an MLM regression framework. We hypothesize that there will be significant effects of ecosystem manipulations on stability landscape characteristics and that effects will differ by manipulation type, reflecting the distinct mechanistic effects on resilience of altering biocomplexity (food webs), altering the light environment, and nutrient additions.</w:t>
      </w:r>
    </w:p>
    <w:p w14:paraId="00000081"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To quantify the relative magnitudes of environmentally-driven versus manipulation-driven variability in stability landscapes (</w:t>
      </w:r>
      <w:r w:rsidRPr="00D530A4">
        <w:rPr>
          <w:rFonts w:ascii="Times New Roman" w:eastAsia="Times New Roman" w:hAnsi="Times New Roman" w:cs="Times New Roman"/>
          <w:b/>
          <w:bCs/>
          <w:color w:val="000000"/>
        </w:rPr>
        <w:t>H3.2</w:t>
      </w:r>
      <w:r w:rsidRPr="00D530A4">
        <w:rPr>
          <w:rFonts w:ascii="Times New Roman" w:eastAsia="Times New Roman" w:hAnsi="Times New Roman" w:cs="Times New Roman"/>
          <w:color w:val="000000"/>
        </w:rPr>
        <w:t>), we will compare year-by-year differences in the multivariate characterization of the stability landscape (Figure 3) between a) pairs of years where the lake has the same manipulation status (yes/no) in both years and b) pairs of years when a lake is unmanipulated in one year and manipulated in the other. Differences will be measured as the Euclidean distance in multivariate space between lake-years, where their positions in this space are defined by the set of focal stability landscape characteristics. A two-sample Kolmogorov-Smirnov test will be used to assess evidence for whether samples (a) and (b) differ; a non-significant test is consistent with our hypothesis that changes in the stability landscape attributable to manipulations are of similar magnitude to those arising from environmental (e.g., climate) variation. If Obj. 2 shows that different kinds of manipulations have distinct effects, additional samples can be incorporated into this analysis that group by lake manipulation type.</w:t>
      </w:r>
    </w:p>
    <w:p w14:paraId="00000082" w14:textId="13CD3CF5"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i/>
          <w:iCs/>
          <w:color w:val="000000"/>
        </w:rPr>
        <w:t xml:space="preserve">Supporting the premise of our question, our preliminary results (Figure </w:t>
      </w:r>
      <w:ins w:id="215" w:author="Grace Wilkinson" w:date="2026-10-19T07:41:00Z" w16du:dateUtc="2026-10-19T12:41:00Z">
        <w:r w:rsidR="00412AC0">
          <w:rPr>
            <w:rFonts w:ascii="Times New Roman" w:eastAsia="Times New Roman" w:hAnsi="Times New Roman" w:cs="Times New Roman"/>
            <w:i/>
            <w:iCs/>
            <w:color w:val="000000"/>
          </w:rPr>
          <w:t>5</w:t>
        </w:r>
      </w:ins>
      <w:del w:id="216" w:author="Grace Wilkinson" w:date="2026-10-19T07:41:00Z" w16du:dateUtc="2026-10-19T12:41:00Z">
        <w:r w:rsidRPr="00D530A4" w:rsidDel="00412AC0">
          <w:rPr>
            <w:rFonts w:ascii="Times New Roman" w:eastAsia="Times New Roman" w:hAnsi="Times New Roman" w:cs="Times New Roman"/>
            <w:i/>
            <w:iCs/>
            <w:color w:val="000000"/>
          </w:rPr>
          <w:delText>4</w:delText>
        </w:r>
      </w:del>
      <w:r w:rsidRPr="00D530A4">
        <w:rPr>
          <w:rFonts w:ascii="Times New Roman" w:eastAsia="Times New Roman" w:hAnsi="Times New Roman" w:cs="Times New Roman"/>
          <w:i/>
          <w:iCs/>
          <w:color w:val="000000"/>
        </w:rPr>
        <w:t>) suggest that ecosystem manipulations yield detectable changes to stability landscapes</w:t>
      </w:r>
      <w:r w:rsidRPr="00D530A4">
        <w:rPr>
          <w:rFonts w:ascii="Times New Roman" w:eastAsia="Times New Roman" w:hAnsi="Times New Roman" w:cs="Times New Roman"/>
          <w:color w:val="000000"/>
        </w:rPr>
        <w:t>. In 2021 and 2022 Sparkling Lake was stocked with additional zooplanktivorous fish (cisco), reducing grazing and allowing greater phytoplankton production when physicochemical conditions support</w:t>
      </w:r>
      <w:sdt>
        <w:sdtPr>
          <w:rPr>
            <w:rFonts w:ascii="Times New Roman" w:hAnsi="Times New Roman" w:cs="Times New Roman"/>
          </w:rPr>
          <w:tag w:val="goog_rdk_155"/>
          <w:id w:val="-52801778"/>
        </w:sdtPr>
        <w:sdtContent>
          <w:r w:rsidRPr="00D530A4">
            <w:rPr>
              <w:rFonts w:ascii="Times New Roman" w:eastAsia="Times New Roman" w:hAnsi="Times New Roman" w:cs="Times New Roman"/>
              <w:color w:val="000000"/>
            </w:rPr>
            <w:t>ed</w:t>
          </w:r>
        </w:sdtContent>
      </w:sdt>
      <w:r w:rsidRPr="00D530A4">
        <w:rPr>
          <w:rFonts w:ascii="Times New Roman" w:eastAsia="Times New Roman" w:hAnsi="Times New Roman" w:cs="Times New Roman"/>
          <w:color w:val="000000"/>
        </w:rPr>
        <w:t xml:space="preserve"> it. Compared to two years prior to the fish addition (2012 and 2013), the stability landscapes for 2021 and 2022 were shifted right (high-DO basin of attraction &gt;100% saturation) and the basins were shallower, suggesting less resilience of these regimes to threshold crossings.</w:t>
      </w:r>
    </w:p>
    <w:p w14:paraId="00000083" w14:textId="373EA3B0"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i/>
          <w:iCs/>
        </w:rPr>
        <w:t>Potential Pitfalls</w:t>
      </w:r>
      <w:r w:rsidRPr="00D530A4">
        <w:rPr>
          <w:rFonts w:ascii="Times New Roman" w:eastAsia="Times New Roman" w:hAnsi="Times New Roman" w:cs="Times New Roman"/>
          <w:i/>
          <w:iCs/>
        </w:rPr>
        <w:t>:</w:t>
      </w:r>
      <w:r w:rsidRPr="00D530A4">
        <w:rPr>
          <w:rFonts w:ascii="Times New Roman" w:eastAsia="Times New Roman" w:hAnsi="Times New Roman" w:cs="Times New Roman"/>
        </w:rPr>
        <w:t xml:space="preserve"> Our research relies on recently developed analytical approaches that, while not yet widely applied, have been thoroughly tested</w:t>
      </w:r>
      <w:r w:rsidRPr="00D530A4">
        <w:rPr>
          <w:rFonts w:ascii="Times New Roman" w:eastAsia="Times New Roman" w:hAnsi="Times New Roman" w:cs="Times New Roman"/>
          <w:vertAlign w:val="superscript"/>
        </w:rPr>
        <w:t>21</w:t>
      </w:r>
      <w:r w:rsidRPr="00D530A4">
        <w:rPr>
          <w:rFonts w:ascii="Times New Roman" w:eastAsia="Times New Roman" w:hAnsi="Times New Roman" w:cs="Times New Roman"/>
        </w:rPr>
        <w:t xml:space="preserve"> and used to generate preliminary results (Figure </w:t>
      </w:r>
      <w:ins w:id="217" w:author="Grace Wilkinson" w:date="2026-10-19T07:49:00Z" w16du:dateUtc="2026-10-19T12:49:00Z">
        <w:r w:rsidR="003C2F69">
          <w:rPr>
            <w:rFonts w:ascii="Times New Roman" w:eastAsia="Times New Roman" w:hAnsi="Times New Roman" w:cs="Times New Roman"/>
          </w:rPr>
          <w:t>5</w:t>
        </w:r>
      </w:ins>
      <w:del w:id="218" w:author="Grace Wilkinson" w:date="2026-10-19T07:49:00Z" w16du:dateUtc="2026-10-19T12:49:00Z">
        <w:r w:rsidRPr="00D530A4" w:rsidDel="003C2F69">
          <w:rPr>
            <w:rFonts w:ascii="Times New Roman" w:eastAsia="Times New Roman" w:hAnsi="Times New Roman" w:cs="Times New Roman"/>
          </w:rPr>
          <w:delText>4</w:delText>
        </w:r>
      </w:del>
      <w:r w:rsidRPr="00D530A4">
        <w:rPr>
          <w:rFonts w:ascii="Times New Roman" w:eastAsia="Times New Roman" w:hAnsi="Times New Roman" w:cs="Times New Roman"/>
        </w:rPr>
        <w:t>). The analytical approach, while new in combination, rests on longstanding and well-understood components. Nonetheless, we have contingency plans if the new methods prove unsuitable. In this case, we would parameterize dynamical mathematical models for each lake-year, following Carpenter et al.</w:t>
      </w:r>
      <w:r w:rsidRPr="00D530A4">
        <w:rPr>
          <w:rFonts w:ascii="Times New Roman" w:eastAsia="Times New Roman" w:hAnsi="Times New Roman" w:cs="Times New Roman"/>
          <w:vertAlign w:val="superscript"/>
        </w:rPr>
        <w:t>82</w:t>
      </w:r>
      <w:r w:rsidRPr="00D530A4">
        <w:rPr>
          <w:rFonts w:ascii="Times New Roman" w:eastAsia="Times New Roman" w:hAnsi="Times New Roman" w:cs="Times New Roman"/>
        </w:rPr>
        <w:t>, and make equivalent comparisons of the modeled stability landscapes. We emphasize this approach because it enables reconstructions of stability landscapes comparable to our primary method. Should this approach fail, we will use generic statistical indicators of stability in our analyses. Note that in our study a critical shortcoming of such statistical indicators, namely their dubious validity for making comparisons of stability across ecosystems subject to different environmental forcing, is mitigated by the close proximity (&lt;30 km) of the lakes resulting in highly spatially autocorrelated environmental conditions. </w:t>
      </w:r>
    </w:p>
    <w:p w14:paraId="00000085" w14:textId="75552C0E" w:rsidR="008E0D62" w:rsidRPr="00D530A4" w:rsidRDefault="00000000">
      <w:pPr>
        <w:widowControl w:val="0"/>
        <w:spacing w:after="120" w:line="240" w:lineRule="auto"/>
        <w:rPr>
          <w:rFonts w:ascii="Times New Roman" w:eastAsia="Times New Roman" w:hAnsi="Times New Roman" w:cs="Times New Roman"/>
        </w:rPr>
        <w:pPrChange w:id="219" w:author="Grace Wilkinson" w:date="2026-10-19T07:57:00Z" w16du:dateUtc="2026-10-19T12:57:00Z">
          <w:pPr>
            <w:widowControl w:val="0"/>
            <w:spacing w:after="0" w:line="240" w:lineRule="auto"/>
          </w:pPr>
        </w:pPrChange>
      </w:pPr>
      <w:sdt>
        <w:sdtPr>
          <w:rPr>
            <w:rFonts w:ascii="Times New Roman" w:hAnsi="Times New Roman" w:cs="Times New Roman"/>
          </w:rPr>
          <w:tag w:val="goog_rdk_156"/>
          <w:id w:val="1112714579"/>
        </w:sdtPr>
        <w:sdtContent>
          <w:commentRangeStart w:id="220"/>
        </w:sdtContent>
      </w:sdt>
      <w:r w:rsidR="00DC0722" w:rsidRPr="00D530A4">
        <w:rPr>
          <w:rFonts w:ascii="Times New Roman" w:eastAsia="Times New Roman" w:hAnsi="Times New Roman" w:cs="Times New Roman"/>
          <w:b/>
          <w:bCs/>
        </w:rPr>
        <w:t>Intellectual Merit</w:t>
      </w:r>
      <w:commentRangeEnd w:id="220"/>
      <w:r w:rsidR="00DC0722" w:rsidRPr="008A038F">
        <w:rPr>
          <w:rStyle w:val="CommentReference"/>
          <w:rFonts w:ascii="Times New Roman" w:eastAsia="Times New Roman" w:hAnsi="Times New Roman" w:cs="Times New Roman"/>
          <w:b/>
          <w:bCs/>
          <w:sz w:val="24"/>
          <w:szCs w:val="24"/>
        </w:rPr>
        <w:commentReference w:id="220"/>
      </w:r>
      <w:r w:rsidR="008A038F" w:rsidRPr="008A038F">
        <w:rPr>
          <w:rFonts w:ascii="Times New Roman" w:eastAsia="Times New Roman" w:hAnsi="Times New Roman" w:cs="Times New Roman"/>
          <w:b/>
          <w:bCs/>
        </w:rPr>
        <w:t>:</w:t>
      </w:r>
      <w:r w:rsidR="008A038F">
        <w:rPr>
          <w:rFonts w:ascii="Times New Roman" w:eastAsia="Times New Roman" w:hAnsi="Times New Roman" w:cs="Times New Roman"/>
        </w:rPr>
        <w:t xml:space="preserve"> </w:t>
      </w:r>
      <w:r w:rsidR="00DC0722" w:rsidRPr="00D530A4">
        <w:rPr>
          <w:rFonts w:ascii="Times New Roman" w:eastAsia="Times New Roman" w:hAnsi="Times New Roman" w:cs="Times New Roman"/>
        </w:rPr>
        <w:t xml:space="preserve">There is a critical need to understand how and why ecosystem </w:t>
      </w:r>
      <w:del w:id="221" w:author="Grace Wilkinson" w:date="2026-10-19T07:52:00Z" w16du:dateUtc="2026-10-19T12:52:00Z">
        <w:r w:rsidR="00DC0722" w:rsidRPr="00D530A4" w:rsidDel="008A038F">
          <w:rPr>
            <w:rFonts w:ascii="Times New Roman" w:eastAsia="Times New Roman" w:hAnsi="Times New Roman" w:cs="Times New Roman"/>
          </w:rPr>
          <w:delText xml:space="preserve">stability </w:delText>
        </w:r>
      </w:del>
      <w:ins w:id="222" w:author="Grace Wilkinson" w:date="2026-10-19T07:52:00Z" w16du:dateUtc="2026-10-19T12:52:00Z">
        <w:r w:rsidR="008A038F">
          <w:rPr>
            <w:rFonts w:ascii="Times New Roman" w:eastAsia="Times New Roman" w:hAnsi="Times New Roman" w:cs="Times New Roman"/>
          </w:rPr>
          <w:t>resilience</w:t>
        </w:r>
        <w:r w:rsidR="008A038F" w:rsidRPr="00D530A4">
          <w:rPr>
            <w:rFonts w:ascii="Times New Roman" w:eastAsia="Times New Roman" w:hAnsi="Times New Roman" w:cs="Times New Roman"/>
          </w:rPr>
          <w:t xml:space="preserve"> </w:t>
        </w:r>
      </w:ins>
      <w:r w:rsidR="00DC0722" w:rsidRPr="00D530A4">
        <w:rPr>
          <w:rFonts w:ascii="Times New Roman" w:eastAsia="Times New Roman" w:hAnsi="Times New Roman" w:cs="Times New Roman"/>
        </w:rPr>
        <w:t xml:space="preserve">varies through time and among ecosystems. Doing so stands to reveal new fundamental insights into the nature of ecosystem stability and we posit will help resolve longstanding tension between strong theoretical support for alternative stable states and equivocal empirical support. Achieving this has long been held back by limitations in data availability and analysis methods, </w:t>
      </w:r>
      <w:r w:rsidR="00DC0722" w:rsidRPr="00D530A4">
        <w:rPr>
          <w:rFonts w:ascii="Times New Roman" w:eastAsia="Times New Roman" w:hAnsi="Times New Roman" w:cs="Times New Roman"/>
        </w:rPr>
        <w:lastRenderedPageBreak/>
        <w:t xml:space="preserve">but such limitations have recently been relaxed, and we are poised to make substantial progress, rapidly. Thus, the proposed work is a potentially transformative advance. </w:t>
      </w:r>
    </w:p>
    <w:p w14:paraId="00000086" w14:textId="48BD0876" w:rsidR="008E0D62" w:rsidDel="008A038F" w:rsidRDefault="00DC0722" w:rsidP="00D530A4">
      <w:pPr>
        <w:widowControl w:val="0"/>
        <w:spacing w:after="120" w:line="240" w:lineRule="auto"/>
        <w:rPr>
          <w:del w:id="223" w:author="Grace Wilkinson" w:date="2026-10-19T07:54:00Z" w16du:dateUtc="2026-10-19T12:54:00Z"/>
          <w:rFonts w:ascii="Times New Roman" w:eastAsia="Times New Roman" w:hAnsi="Times New Roman" w:cs="Times New Roman"/>
        </w:rPr>
      </w:pPr>
      <w:commentRangeStart w:id="224"/>
      <w:del w:id="225" w:author="Grace Wilkinson" w:date="2026-10-19T07:54:00Z" w16du:dateUtc="2026-10-19T12:54:00Z">
        <w:r w:rsidRPr="00D530A4" w:rsidDel="008A038F">
          <w:rPr>
            <w:rFonts w:ascii="Times New Roman" w:eastAsia="Times New Roman" w:hAnsi="Times New Roman" w:cs="Times New Roman"/>
          </w:rPr>
          <w:delText>Ecosystems provide benefits to society valued at over $125 trillion annually</w:delText>
        </w:r>
        <w:r w:rsidRPr="00D530A4" w:rsidDel="008A038F">
          <w:rPr>
            <w:rFonts w:ascii="Times New Roman" w:eastAsia="Times New Roman" w:hAnsi="Times New Roman" w:cs="Times New Roman"/>
            <w:vertAlign w:val="superscript"/>
          </w:rPr>
          <w:delText>1,2</w:delText>
        </w:r>
        <w:r w:rsidRPr="00D530A4" w:rsidDel="008A038F">
          <w:rPr>
            <w:rFonts w:ascii="Times New Roman" w:eastAsia="Times New Roman" w:hAnsi="Times New Roman" w:cs="Times New Roman"/>
          </w:rPr>
          <w:delText>. Nature-based solutions aim to protect, sustainably manage, and restore ecosystems to secure these benefits for both people and nature. Yet, ecosystems worldwide are increasingly at risk of losing resilience and undergoing regime shifts that threaten the services they provide</w:delText>
        </w:r>
        <w:r w:rsidRPr="00D530A4" w:rsidDel="008A038F">
          <w:rPr>
            <w:rFonts w:ascii="Times New Roman" w:eastAsia="Times New Roman" w:hAnsi="Times New Roman" w:cs="Times New Roman"/>
            <w:vertAlign w:val="superscript"/>
          </w:rPr>
          <w:delText>3,4</w:delText>
        </w:r>
        <w:r w:rsidRPr="00D530A4" w:rsidDel="008A038F">
          <w:rPr>
            <w:rFonts w:ascii="Times New Roman" w:eastAsia="Times New Roman" w:hAnsi="Times New Roman" w:cs="Times New Roman"/>
          </w:rPr>
          <w:delText xml:space="preserve">. </w:delText>
        </w:r>
      </w:del>
      <w:del w:id="226" w:author="Grace Wilkinson" w:date="2026-10-19T07:53:00Z" w16du:dateUtc="2026-10-19T12:53:00Z">
        <w:r w:rsidRPr="00D530A4" w:rsidDel="008A038F">
          <w:rPr>
            <w:rFonts w:ascii="Times New Roman" w:eastAsia="Times New Roman" w:hAnsi="Times New Roman" w:cs="Times New Roman"/>
          </w:rPr>
          <w:delText>M</w:delText>
        </w:r>
      </w:del>
      <w:del w:id="227" w:author="Grace Wilkinson" w:date="2026-10-19T07:54:00Z" w16du:dateUtc="2026-10-19T12:54:00Z">
        <w:r w:rsidRPr="00D530A4" w:rsidDel="008A038F">
          <w:rPr>
            <w:rFonts w:ascii="Times New Roman" w:eastAsia="Times New Roman" w:hAnsi="Times New Roman" w:cs="Times New Roman"/>
          </w:rPr>
          <w:delText>aintain</w:delText>
        </w:r>
      </w:del>
      <w:del w:id="228" w:author="Grace Wilkinson" w:date="2026-10-19T07:53:00Z" w16du:dateUtc="2026-10-19T12:53:00Z">
        <w:r w:rsidRPr="00D530A4" w:rsidDel="008A038F">
          <w:rPr>
            <w:rFonts w:ascii="Times New Roman" w:eastAsia="Times New Roman" w:hAnsi="Times New Roman" w:cs="Times New Roman"/>
          </w:rPr>
          <w:delText>ing</w:delText>
        </w:r>
      </w:del>
      <w:del w:id="229" w:author="Grace Wilkinson" w:date="2026-10-19T07:54:00Z" w16du:dateUtc="2026-10-19T12:54:00Z">
        <w:r w:rsidRPr="00D530A4" w:rsidDel="008A038F">
          <w:rPr>
            <w:rFonts w:ascii="Times New Roman" w:eastAsia="Times New Roman" w:hAnsi="Times New Roman" w:cs="Times New Roman"/>
          </w:rPr>
          <w:delText xml:space="preserve"> desirable ecosystem states </w:delText>
        </w:r>
      </w:del>
      <w:del w:id="230" w:author="Grace Wilkinson" w:date="2026-10-19T07:53:00Z" w16du:dateUtc="2026-10-19T12:53:00Z">
        <w:r w:rsidRPr="00D530A4" w:rsidDel="008A038F">
          <w:rPr>
            <w:rFonts w:ascii="Times New Roman" w:eastAsia="Times New Roman" w:hAnsi="Times New Roman" w:cs="Times New Roman"/>
          </w:rPr>
          <w:delText xml:space="preserve">can involve </w:delText>
        </w:r>
      </w:del>
      <w:del w:id="231" w:author="Grace Wilkinson" w:date="2026-10-19T07:54:00Z" w16du:dateUtc="2026-10-19T12:54:00Z">
        <w:r w:rsidRPr="00D530A4" w:rsidDel="008A038F">
          <w:rPr>
            <w:rFonts w:ascii="Times New Roman" w:eastAsia="Times New Roman" w:hAnsi="Times New Roman" w:cs="Times New Roman"/>
          </w:rPr>
          <w:delText>identifying thresholds between regimes, managing systems away from those thresholds</w:delText>
        </w:r>
        <w:r w:rsidRPr="00D530A4" w:rsidDel="008A038F">
          <w:rPr>
            <w:rFonts w:ascii="Times New Roman" w:eastAsia="Times New Roman" w:hAnsi="Times New Roman" w:cs="Times New Roman"/>
            <w:vertAlign w:val="superscript"/>
          </w:rPr>
          <w:delText>5</w:delText>
        </w:r>
        <w:r w:rsidRPr="00D530A4" w:rsidDel="008A038F">
          <w:rPr>
            <w:rFonts w:ascii="Times New Roman" w:eastAsia="Times New Roman" w:hAnsi="Times New Roman" w:cs="Times New Roman"/>
          </w:rPr>
          <w:delText>, building ecosystem portfolios that buffer risks to individual systems</w:delText>
        </w:r>
        <w:r w:rsidRPr="00D530A4" w:rsidDel="008A038F">
          <w:rPr>
            <w:rFonts w:ascii="Times New Roman" w:eastAsia="Times New Roman" w:hAnsi="Times New Roman" w:cs="Times New Roman"/>
            <w:vertAlign w:val="superscript"/>
          </w:rPr>
          <w:delText>6</w:delText>
        </w:r>
        <w:r w:rsidRPr="00D530A4" w:rsidDel="008A038F">
          <w:rPr>
            <w:rFonts w:ascii="Times New Roman" w:eastAsia="Times New Roman" w:hAnsi="Times New Roman" w:cs="Times New Roman"/>
          </w:rPr>
          <w:delText>, or guiding inevitable transformations toward beneficial outcomes</w:delText>
        </w:r>
        <w:r w:rsidRPr="00D530A4" w:rsidDel="008A038F">
          <w:rPr>
            <w:rFonts w:ascii="Times New Roman" w:eastAsia="Times New Roman" w:hAnsi="Times New Roman" w:cs="Times New Roman"/>
            <w:vertAlign w:val="superscript"/>
          </w:rPr>
          <w:delText>7</w:delText>
        </w:r>
        <w:r w:rsidRPr="00D530A4" w:rsidDel="008A038F">
          <w:rPr>
            <w:rFonts w:ascii="Times New Roman" w:eastAsia="Times New Roman" w:hAnsi="Times New Roman" w:cs="Times New Roman"/>
          </w:rPr>
          <w:delText xml:space="preserve">. The proposed fundamental research </w:delText>
        </w:r>
      </w:del>
      <w:del w:id="232" w:author="Grace Wilkinson" w:date="2026-10-19T07:53:00Z" w16du:dateUtc="2026-10-19T12:53:00Z">
        <w:r w:rsidRPr="00D530A4" w:rsidDel="008A038F">
          <w:rPr>
            <w:rFonts w:ascii="Times New Roman" w:eastAsia="Times New Roman" w:hAnsi="Times New Roman" w:cs="Times New Roman"/>
          </w:rPr>
          <w:delText xml:space="preserve">supports applied science and </w:delText>
        </w:r>
      </w:del>
      <w:del w:id="233" w:author="Grace Wilkinson" w:date="2026-10-19T07:54:00Z" w16du:dateUtc="2026-10-19T12:54:00Z">
        <w:r w:rsidRPr="00D530A4" w:rsidDel="008A038F">
          <w:rPr>
            <w:rFonts w:ascii="Times New Roman" w:eastAsia="Times New Roman" w:hAnsi="Times New Roman" w:cs="Times New Roman"/>
          </w:rPr>
          <w:delText>ecosystem management by shedding new light on, and stress-testing a generalizable methodological framework for testing, where thresholds lie, whether they are shifting over time, the mechanisms driving change, and whether those changes are shared across ecosystems or are locally unique.</w:delText>
        </w:r>
        <w:commentRangeEnd w:id="224"/>
        <w:r w:rsidDel="008A038F">
          <w:rPr>
            <w:rStyle w:val="CommentReference"/>
            <w:rFonts w:ascii="Times New Roman" w:eastAsia="Times New Roman" w:hAnsi="Times New Roman" w:cs="Times New Roman"/>
            <w:sz w:val="24"/>
            <w:szCs w:val="24"/>
          </w:rPr>
          <w:commentReference w:id="224"/>
        </w:r>
      </w:del>
    </w:p>
    <w:p w14:paraId="30DDDC3F" w14:textId="135E44DE" w:rsidR="007B627B" w:rsidRPr="008A038F" w:rsidRDefault="007B627B" w:rsidP="00D530A4">
      <w:pPr>
        <w:widowControl w:val="0"/>
        <w:spacing w:after="120" w:line="240" w:lineRule="auto"/>
        <w:rPr>
          <w:rFonts w:ascii="Times New Roman" w:eastAsia="Times New Roman" w:hAnsi="Times New Roman" w:cs="Times New Roman"/>
        </w:rPr>
      </w:pPr>
      <w:r w:rsidRPr="007B627B">
        <w:rPr>
          <w:rFonts w:ascii="Times New Roman" w:eastAsia="Times New Roman" w:hAnsi="Times New Roman" w:cs="Times New Roman"/>
        </w:rPr>
        <w:t xml:space="preserve">We will facilitate the scientific community building on our work by publishing i) a synthesized dataset harmonizing across the </w:t>
      </w:r>
      <w:r w:rsidRPr="008A038F">
        <w:rPr>
          <w:rFonts w:ascii="Times New Roman" w:eastAsia="Times New Roman" w:hAnsi="Times New Roman" w:cs="Times New Roman"/>
        </w:rPr>
        <w:t xml:space="preserve">three distinct but concurrent monitoring programs, including documentation following a </w:t>
      </w:r>
      <w:commentRangeStart w:id="234"/>
      <w:r w:rsidRPr="008A038F">
        <w:rPr>
          <w:rFonts w:ascii="Times New Roman" w:eastAsia="Times New Roman" w:hAnsi="Times New Roman" w:cs="Times New Roman"/>
        </w:rPr>
        <w:t xml:space="preserve">Super Intelligence </w:t>
      </w:r>
      <w:commentRangeEnd w:id="234"/>
      <w:r w:rsidR="005F5110" w:rsidRPr="008A038F">
        <w:rPr>
          <w:rStyle w:val="CommentReference"/>
          <w:rFonts w:ascii="Times New Roman" w:eastAsia="Times New Roman" w:hAnsi="Times New Roman" w:cs="Times New Roman"/>
          <w:sz w:val="24"/>
          <w:szCs w:val="24"/>
        </w:rPr>
        <w:commentReference w:id="234"/>
      </w:r>
      <w:r w:rsidRPr="008A038F">
        <w:rPr>
          <w:rFonts w:ascii="Times New Roman" w:eastAsia="Times New Roman" w:hAnsi="Times New Roman" w:cs="Times New Roman"/>
        </w:rPr>
        <w:t>(SI)-friendly metadata standard (e.g., Croissant) and code facilitating further data interoperability and re-use including by SI systems; ii) data analysis software (in the form of an R package) for performing the new, spline-based system reconstruction analyses. At present, the new methods are only available as MATLAB code and thus can only be run with costly software (R is free and open source).</w:t>
      </w:r>
    </w:p>
    <w:p w14:paraId="65FABD8D" w14:textId="6088CB47" w:rsidR="007B627B" w:rsidRPr="007B627B" w:rsidRDefault="007B627B" w:rsidP="007B627B">
      <w:pPr>
        <w:widowControl w:val="0"/>
        <w:spacing w:after="120" w:line="240" w:lineRule="auto"/>
        <w:rPr>
          <w:rFonts w:ascii="Times New Roman" w:eastAsia="Times New Roman" w:hAnsi="Times New Roman" w:cs="Times New Roman"/>
        </w:rPr>
      </w:pPr>
      <w:r w:rsidRPr="008A038F">
        <w:rPr>
          <w:rFonts w:ascii="Times New Roman" w:eastAsia="Times New Roman" w:hAnsi="Times New Roman" w:cs="Times New Roman"/>
        </w:rPr>
        <w:t>NSF currently emphasizes innovations in Super Intelligence, which seeks to enable machines to make intelligent decisions from data. In addition to leveraging new SI tools and validating them in new contexts (Obj. 2), and to publishing a new SI-ready dataset, the proposed work lays the groundwork for SI systems that could assess ecosystem stability, track resilience changes, and inform decision-making by: a) critically stress-testing a new, flexible approach to system reconstruction that is widely applicable to ecolog</w:t>
      </w:r>
      <w:r w:rsidRPr="007B627B">
        <w:rPr>
          <w:rFonts w:ascii="Times New Roman" w:eastAsia="Times New Roman" w:hAnsi="Times New Roman" w:cs="Times New Roman"/>
        </w:rPr>
        <w:t>ical data; and b) producing novel understanding of how and why</w:t>
      </w:r>
      <w:r>
        <w:rPr>
          <w:rFonts w:ascii="Times New Roman" w:eastAsia="Times New Roman" w:hAnsi="Times New Roman" w:cs="Times New Roman"/>
        </w:rPr>
        <w:t xml:space="preserve"> </w:t>
      </w:r>
      <w:r w:rsidRPr="007B627B">
        <w:rPr>
          <w:rFonts w:ascii="Times New Roman" w:eastAsia="Times New Roman" w:hAnsi="Times New Roman" w:cs="Times New Roman"/>
        </w:rPr>
        <w:t>ecosystem manipulations affect system</w:t>
      </w:r>
      <w:r>
        <w:rPr>
          <w:rFonts w:ascii="Times New Roman" w:eastAsia="Times New Roman" w:hAnsi="Times New Roman" w:cs="Times New Roman"/>
        </w:rPr>
        <w:t xml:space="preserve"> </w:t>
      </w:r>
      <w:r w:rsidRPr="007B627B">
        <w:rPr>
          <w:rFonts w:ascii="Times New Roman" w:eastAsia="Times New Roman" w:hAnsi="Times New Roman" w:cs="Times New Roman"/>
        </w:rPr>
        <w:t>resilience.</w:t>
      </w:r>
    </w:p>
    <w:p w14:paraId="16ABADBE" w14:textId="77777777" w:rsidR="008A038F" w:rsidRDefault="00DC0722" w:rsidP="008A038F">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rPr>
        <w:t>Project Team and Timeline</w:t>
      </w:r>
      <w:r w:rsidR="00F02E59">
        <w:rPr>
          <w:rFonts w:ascii="Times New Roman" w:eastAsia="Times New Roman" w:hAnsi="Times New Roman" w:cs="Times New Roman"/>
        </w:rPr>
        <w:t xml:space="preserve">: </w:t>
      </w:r>
      <w:r w:rsidRPr="00D530A4">
        <w:rPr>
          <w:rFonts w:ascii="Times New Roman" w:eastAsia="Times New Roman" w:hAnsi="Times New Roman" w:cs="Times New Roman"/>
        </w:rPr>
        <w:t xml:space="preserve">Together, the PIs have extensive expertise in i) the quantitative tools required for this research, ii) lake ecosystem dynamics, and iii) data generation and sampling protocols pertinent to wise re-use of these datasets. </w:t>
      </w:r>
      <w:r w:rsidRPr="00D530A4">
        <w:rPr>
          <w:rFonts w:ascii="Times New Roman" w:eastAsia="Times New Roman" w:hAnsi="Times New Roman" w:cs="Times New Roman"/>
          <w:i/>
          <w:iCs/>
          <w:u w:val="single"/>
        </w:rPr>
        <w:t>Walter</w:t>
      </w:r>
      <w:r w:rsidRPr="00D530A4">
        <w:rPr>
          <w:rFonts w:ascii="Times New Roman" w:eastAsia="Times New Roman" w:hAnsi="Times New Roman" w:cs="Times New Roman"/>
        </w:rPr>
        <w:t xml:space="preserve"> is a quantitative ecologist who has worked extensively at using cutting-edge quantitative techniques to study the stability and resilience of ecological systems</w:t>
      </w:r>
      <w:r w:rsidRPr="00D530A4">
        <w:rPr>
          <w:rFonts w:ascii="Times New Roman" w:eastAsia="Times New Roman" w:hAnsi="Times New Roman" w:cs="Times New Roman"/>
          <w:vertAlign w:val="superscript"/>
        </w:rPr>
        <w:t>68,83,84</w:t>
      </w:r>
      <w:r w:rsidRPr="00D530A4">
        <w:rPr>
          <w:rFonts w:ascii="Times New Roman" w:eastAsia="Times New Roman" w:hAnsi="Times New Roman" w:cs="Times New Roman"/>
        </w:rPr>
        <w:t>, including the dynamics of lake ensembles</w:t>
      </w:r>
      <w:r w:rsidRPr="00D530A4">
        <w:rPr>
          <w:rFonts w:ascii="Times New Roman" w:eastAsia="Times New Roman" w:hAnsi="Times New Roman" w:cs="Times New Roman"/>
          <w:vertAlign w:val="superscript"/>
        </w:rPr>
        <w:t>31</w:t>
      </w:r>
      <w:r w:rsidRPr="00D530A4">
        <w:rPr>
          <w:rFonts w:ascii="Times New Roman" w:eastAsia="Times New Roman" w:hAnsi="Times New Roman" w:cs="Times New Roman"/>
        </w:rPr>
        <w:t>. Walter has substantial experience publishing open data</w:t>
      </w:r>
      <w:r w:rsidRPr="00D530A4">
        <w:rPr>
          <w:rFonts w:ascii="Times New Roman" w:eastAsia="Times New Roman" w:hAnsi="Times New Roman" w:cs="Times New Roman"/>
          <w:vertAlign w:val="superscript"/>
        </w:rPr>
        <w:t>85,86</w:t>
      </w:r>
      <w:r w:rsidRPr="00D530A4">
        <w:rPr>
          <w:rFonts w:ascii="Times New Roman" w:eastAsia="Times New Roman" w:hAnsi="Times New Roman" w:cs="Times New Roman"/>
        </w:rPr>
        <w:t xml:space="preserve"> and software</w:t>
      </w:r>
      <w:r w:rsidRPr="00D530A4">
        <w:rPr>
          <w:rFonts w:ascii="Times New Roman" w:eastAsia="Times New Roman" w:hAnsi="Times New Roman" w:cs="Times New Roman"/>
          <w:vertAlign w:val="superscript"/>
        </w:rPr>
        <w:t>87,88</w:t>
      </w:r>
      <w:r w:rsidRPr="00D530A4">
        <w:rPr>
          <w:rFonts w:ascii="Times New Roman" w:eastAsia="Times New Roman" w:hAnsi="Times New Roman" w:cs="Times New Roman"/>
        </w:rPr>
        <w:t xml:space="preserve">. </w:t>
      </w:r>
      <w:r w:rsidRPr="00D530A4">
        <w:rPr>
          <w:rFonts w:ascii="Times New Roman" w:eastAsia="Times New Roman" w:hAnsi="Times New Roman" w:cs="Times New Roman"/>
          <w:i/>
          <w:iCs/>
          <w:u w:val="single"/>
        </w:rPr>
        <w:t>Wilkinson</w:t>
      </w:r>
      <w:r w:rsidRPr="00D530A4">
        <w:rPr>
          <w:rFonts w:ascii="Times New Roman" w:eastAsia="Times New Roman" w:hAnsi="Times New Roman" w:cs="Times New Roman"/>
        </w:rPr>
        <w:t xml:space="preserve"> is a limnologist and ecosystem ecologist with a longstanding research program on resilience</w:t>
      </w:r>
      <w:r w:rsidRPr="00D530A4">
        <w:rPr>
          <w:rFonts w:ascii="Times New Roman" w:eastAsia="Times New Roman" w:hAnsi="Times New Roman" w:cs="Times New Roman"/>
          <w:vertAlign w:val="superscript"/>
        </w:rPr>
        <w:t>56</w:t>
      </w:r>
      <w:r w:rsidRPr="00D530A4">
        <w:rPr>
          <w:rFonts w:ascii="Times New Roman" w:eastAsia="Times New Roman" w:hAnsi="Times New Roman" w:cs="Times New Roman"/>
        </w:rPr>
        <w:t>, and land-lake interactions</w:t>
      </w:r>
      <w:r w:rsidRPr="00D530A4">
        <w:rPr>
          <w:rFonts w:ascii="Times New Roman" w:eastAsia="Times New Roman" w:hAnsi="Times New Roman" w:cs="Times New Roman"/>
          <w:vertAlign w:val="superscript"/>
        </w:rPr>
        <w:t>89</w:t>
      </w:r>
      <w:r w:rsidRPr="00D530A4">
        <w:rPr>
          <w:rFonts w:ascii="Times New Roman" w:eastAsia="Times New Roman" w:hAnsi="Times New Roman" w:cs="Times New Roman"/>
        </w:rPr>
        <w:t>. Wilkinson has deep familiarity with the lakes and data supporting this research as a co-lead PI of the NTL-LTER and a 15-year team member (now, lead PI) of the Cascade Project, a long-running series of lake manipulations that contribute data to this effort. Additionally, Walter and Wilkinson have a track record of productive collaboration</w:t>
      </w:r>
      <w:r w:rsidRPr="00D530A4">
        <w:rPr>
          <w:rFonts w:ascii="Times New Roman" w:eastAsia="Times New Roman" w:hAnsi="Times New Roman" w:cs="Times New Roman"/>
          <w:vertAlign w:val="superscript"/>
        </w:rPr>
        <w:t>37,88,90,91</w:t>
      </w:r>
      <w:r w:rsidRPr="00D530A4">
        <w:rPr>
          <w:rFonts w:ascii="Times New Roman" w:eastAsia="Times New Roman" w:hAnsi="Times New Roman" w:cs="Times New Roman"/>
        </w:rPr>
        <w:t>.</w:t>
      </w:r>
    </w:p>
    <w:p w14:paraId="0000008B" w14:textId="275F8630" w:rsidR="008E0D62" w:rsidRPr="00D530A4" w:rsidRDefault="00DC0722" w:rsidP="008A038F">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Walter will lead data analysis, software development, and manuscript preparation; Wilkinson will lead data harmonization and Broader Impacts activities. We will collaborate via regular (e.g., biweekly) Zoom meetings and annual in-person meetings. In Y1 we will: complete a manuscript reporting results of Obj. 1 &amp; 2, conduct CWMN monitoring (</w:t>
      </w:r>
      <w:r w:rsidRPr="00D530A4">
        <w:rPr>
          <w:rFonts w:ascii="Times New Roman" w:eastAsia="Times New Roman" w:hAnsi="Times New Roman" w:cs="Times New Roman"/>
          <w:i/>
          <w:iCs/>
        </w:rPr>
        <w:t>Broader Impacts</w:t>
      </w:r>
      <w:r w:rsidRPr="00D530A4">
        <w:rPr>
          <w:rFonts w:ascii="Times New Roman" w:eastAsia="Times New Roman" w:hAnsi="Times New Roman" w:cs="Times New Roman"/>
        </w:rPr>
        <w:t>). In Y2 we will: complete a manuscript reporting results of Obj. 3, publish 2 harmonized datasets on EDI, publish analysis software, and give 2 conference presentations.</w:t>
      </w:r>
    </w:p>
    <w:p w14:paraId="0000008C" w14:textId="77777777" w:rsidR="008E0D62" w:rsidRPr="00D530A4" w:rsidRDefault="00000000" w:rsidP="00D530A4">
      <w:pPr>
        <w:widowControl w:val="0"/>
        <w:spacing w:after="0" w:line="240" w:lineRule="auto"/>
        <w:rPr>
          <w:rFonts w:ascii="Times New Roman" w:eastAsia="Times New Roman" w:hAnsi="Times New Roman" w:cs="Times New Roman"/>
        </w:rPr>
      </w:pPr>
      <w:sdt>
        <w:sdtPr>
          <w:rPr>
            <w:rFonts w:ascii="Times New Roman" w:hAnsi="Times New Roman" w:cs="Times New Roman"/>
          </w:rPr>
          <w:tag w:val="goog_rdk_172"/>
          <w:id w:val="1678892281"/>
        </w:sdtPr>
        <w:sdtContent>
          <w:commentRangeStart w:id="235"/>
        </w:sdtContent>
      </w:sdt>
      <w:commentRangeStart w:id="236"/>
      <w:r w:rsidR="00DC0722" w:rsidRPr="00D530A4">
        <w:rPr>
          <w:rFonts w:ascii="Times New Roman" w:eastAsia="Times New Roman" w:hAnsi="Times New Roman" w:cs="Times New Roman"/>
          <w:b/>
          <w:bCs/>
        </w:rPr>
        <w:t>Broader Impacts</w:t>
      </w:r>
      <w:commentRangeEnd w:id="235"/>
      <w:r w:rsidR="00DC0722" w:rsidRPr="00D530A4">
        <w:rPr>
          <w:rStyle w:val="CommentReference"/>
          <w:rFonts w:ascii="Times New Roman" w:eastAsia="Times New Roman" w:hAnsi="Times New Roman" w:cs="Times New Roman"/>
          <w:sz w:val="24"/>
          <w:szCs w:val="24"/>
        </w:rPr>
        <w:commentReference w:id="235"/>
      </w:r>
      <w:commentRangeEnd w:id="236"/>
      <w:r w:rsidR="008A038F" w:rsidRPr="00D530A4">
        <w:rPr>
          <w:rStyle w:val="CommentReference"/>
          <w:rFonts w:ascii="Times New Roman" w:eastAsia="Times New Roman" w:hAnsi="Times New Roman" w:cs="Times New Roman"/>
          <w:sz w:val="24"/>
          <w:szCs w:val="24"/>
        </w:rPr>
        <w:commentReference w:id="236"/>
      </w:r>
    </w:p>
    <w:p w14:paraId="74E131FA" w14:textId="74B6DE1C" w:rsidR="008A038F" w:rsidRDefault="008A038F" w:rsidP="00D530A4">
      <w:pPr>
        <w:widowControl w:val="0"/>
        <w:spacing w:after="120" w:line="240" w:lineRule="auto"/>
        <w:rPr>
          <w:ins w:id="237" w:author="Grace Wilkinson" w:date="2026-10-19T07:54:00Z" w16du:dateUtc="2026-10-19T12:54:00Z"/>
          <w:rFonts w:ascii="Times New Roman" w:eastAsia="Times New Roman" w:hAnsi="Times New Roman" w:cs="Times New Roman"/>
        </w:rPr>
      </w:pPr>
      <w:ins w:id="238" w:author="Grace Wilkinson" w:date="2026-10-19T07:54:00Z" w16du:dateUtc="2026-10-19T12:54:00Z">
        <w:r w:rsidRPr="00D530A4">
          <w:rPr>
            <w:rFonts w:ascii="Times New Roman" w:eastAsia="Times New Roman" w:hAnsi="Times New Roman" w:cs="Times New Roman"/>
          </w:rPr>
          <w:t>Ecosystems provide benefits to society valued at over $125 trillion annually</w:t>
        </w:r>
        <w:r w:rsidRPr="00D530A4">
          <w:rPr>
            <w:rFonts w:ascii="Times New Roman" w:eastAsia="Times New Roman" w:hAnsi="Times New Roman" w:cs="Times New Roman"/>
            <w:vertAlign w:val="superscript"/>
          </w:rPr>
          <w:t>1,2</w:t>
        </w:r>
        <w:r w:rsidRPr="00D530A4">
          <w:rPr>
            <w:rFonts w:ascii="Times New Roman" w:eastAsia="Times New Roman" w:hAnsi="Times New Roman" w:cs="Times New Roman"/>
          </w:rPr>
          <w:t>. Nature-based solutions aim to protect, sustainably manage, and restore ecosystems to secure these benefits for both people and nature. Yet, ecosystems worldwide are increasingly at risk of losing resilience and undergoing regime shifts that threaten the services they provide</w:t>
        </w:r>
        <w:r w:rsidRPr="00D530A4">
          <w:rPr>
            <w:rFonts w:ascii="Times New Roman" w:eastAsia="Times New Roman" w:hAnsi="Times New Roman" w:cs="Times New Roman"/>
            <w:vertAlign w:val="superscript"/>
          </w:rPr>
          <w:t>3,4</w:t>
        </w:r>
        <w:r w:rsidRPr="00D530A4">
          <w:rPr>
            <w:rFonts w:ascii="Times New Roman" w:eastAsia="Times New Roman" w:hAnsi="Times New Roman" w:cs="Times New Roman"/>
          </w:rPr>
          <w:t xml:space="preserve">. </w:t>
        </w:r>
        <w:r>
          <w:rPr>
            <w:rFonts w:ascii="Times New Roman" w:eastAsia="Times New Roman" w:hAnsi="Times New Roman" w:cs="Times New Roman"/>
          </w:rPr>
          <w:t>Efforts to m</w:t>
        </w:r>
        <w:r w:rsidRPr="00D530A4">
          <w:rPr>
            <w:rFonts w:ascii="Times New Roman" w:eastAsia="Times New Roman" w:hAnsi="Times New Roman" w:cs="Times New Roman"/>
          </w:rPr>
          <w:t xml:space="preserve">aintain desirable ecosystem states </w:t>
        </w:r>
        <w:r>
          <w:rPr>
            <w:rFonts w:ascii="Times New Roman" w:eastAsia="Times New Roman" w:hAnsi="Times New Roman" w:cs="Times New Roman"/>
          </w:rPr>
          <w:t xml:space="preserve">require </w:t>
        </w:r>
        <w:r w:rsidRPr="00D530A4">
          <w:rPr>
            <w:rFonts w:ascii="Times New Roman" w:eastAsia="Times New Roman" w:hAnsi="Times New Roman" w:cs="Times New Roman"/>
          </w:rPr>
          <w:t>identifying thresholds between regimes, managing systems away from those thresholds</w:t>
        </w:r>
        <w:r w:rsidRPr="00D530A4">
          <w:rPr>
            <w:rFonts w:ascii="Times New Roman" w:eastAsia="Times New Roman" w:hAnsi="Times New Roman" w:cs="Times New Roman"/>
            <w:vertAlign w:val="superscript"/>
          </w:rPr>
          <w:t>5</w:t>
        </w:r>
        <w:r w:rsidRPr="00D530A4">
          <w:rPr>
            <w:rFonts w:ascii="Times New Roman" w:eastAsia="Times New Roman" w:hAnsi="Times New Roman" w:cs="Times New Roman"/>
          </w:rPr>
          <w:t>, building ecosystem portfolios that buffer risks to individual systems</w:t>
        </w:r>
        <w:r w:rsidRPr="00D530A4">
          <w:rPr>
            <w:rFonts w:ascii="Times New Roman" w:eastAsia="Times New Roman" w:hAnsi="Times New Roman" w:cs="Times New Roman"/>
            <w:vertAlign w:val="superscript"/>
          </w:rPr>
          <w:t>6</w:t>
        </w:r>
        <w:r w:rsidRPr="00D530A4">
          <w:rPr>
            <w:rFonts w:ascii="Times New Roman" w:eastAsia="Times New Roman" w:hAnsi="Times New Roman" w:cs="Times New Roman"/>
          </w:rPr>
          <w:t>, or guiding inevitable transformations toward beneficial outcomes</w:t>
        </w:r>
        <w:r w:rsidRPr="00D530A4">
          <w:rPr>
            <w:rFonts w:ascii="Times New Roman" w:eastAsia="Times New Roman" w:hAnsi="Times New Roman" w:cs="Times New Roman"/>
            <w:vertAlign w:val="superscript"/>
          </w:rPr>
          <w:t>7</w:t>
        </w:r>
        <w:r w:rsidRPr="00D530A4">
          <w:rPr>
            <w:rFonts w:ascii="Times New Roman" w:eastAsia="Times New Roman" w:hAnsi="Times New Roman" w:cs="Times New Roman"/>
          </w:rPr>
          <w:t xml:space="preserve">. The proposed fundamental research </w:t>
        </w:r>
        <w:r>
          <w:rPr>
            <w:rFonts w:ascii="Times New Roman" w:eastAsia="Times New Roman" w:hAnsi="Times New Roman" w:cs="Times New Roman"/>
          </w:rPr>
          <w:t>creates a foundation for these efforts</w:t>
        </w:r>
        <w:r w:rsidRPr="00D530A4">
          <w:rPr>
            <w:rFonts w:ascii="Times New Roman" w:eastAsia="Times New Roman" w:hAnsi="Times New Roman" w:cs="Times New Roman"/>
          </w:rPr>
          <w:t xml:space="preserve"> shedding new light on, and stress-testing a generalizable methodological framework for testing, where thresholds lie, whether they are shifting over time, the mechanisms driving change, and whether those changes are shared </w:t>
        </w:r>
        <w:r w:rsidRPr="00D530A4">
          <w:rPr>
            <w:rFonts w:ascii="Times New Roman" w:eastAsia="Times New Roman" w:hAnsi="Times New Roman" w:cs="Times New Roman"/>
          </w:rPr>
          <w:lastRenderedPageBreak/>
          <w:t>across ecosystems or are locally unique.</w:t>
        </w:r>
      </w:ins>
    </w:p>
    <w:p w14:paraId="18278D6D" w14:textId="33F5630B" w:rsidR="0083067F"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Constructed ponds are nature-based solutions to reduce flooding, trap sediment, and provide recreation</w:t>
      </w:r>
      <w:r w:rsidRPr="00D530A4">
        <w:rPr>
          <w:rFonts w:ascii="Times New Roman" w:eastAsia="Times New Roman" w:hAnsi="Times New Roman" w:cs="Times New Roman"/>
          <w:vertAlign w:val="superscript"/>
        </w:rPr>
        <w:t>92</w:t>
      </w:r>
      <w:r w:rsidRPr="00D530A4">
        <w:rPr>
          <w:rFonts w:ascii="Times New Roman" w:eastAsia="Times New Roman" w:hAnsi="Times New Roman" w:cs="Times New Roman"/>
        </w:rPr>
        <w:t xml:space="preserve">. </w:t>
      </w:r>
      <w:r w:rsidR="00D928AE">
        <w:rPr>
          <w:rFonts w:ascii="Times New Roman" w:eastAsia="Times New Roman" w:hAnsi="Times New Roman" w:cs="Times New Roman"/>
        </w:rPr>
        <w:t xml:space="preserve">For example, in the Madison, WI metropolitan area, there is a network of 500+ stormwater ponds designed primarily for flood and nutrient control. </w:t>
      </w:r>
      <w:r w:rsidRPr="00D530A4">
        <w:rPr>
          <w:rFonts w:ascii="Times New Roman" w:eastAsia="Times New Roman" w:hAnsi="Times New Roman" w:cs="Times New Roman"/>
        </w:rPr>
        <w:t>However, stormwater ponds often have flashy hydrology, elevated nutrients, and frequent species introductions</w:t>
      </w:r>
      <w:r w:rsidRPr="00D530A4">
        <w:rPr>
          <w:rFonts w:ascii="Times New Roman" w:eastAsia="Times New Roman" w:hAnsi="Times New Roman" w:cs="Times New Roman"/>
          <w:vertAlign w:val="superscript"/>
        </w:rPr>
        <w:t>93</w:t>
      </w:r>
      <w:r w:rsidRPr="00D530A4">
        <w:rPr>
          <w:rFonts w:ascii="Times New Roman" w:eastAsia="Times New Roman" w:hAnsi="Times New Roman" w:cs="Times New Roman"/>
        </w:rPr>
        <w:t>, making their stability landscapes prone to rapid, synchronous change</w:t>
      </w:r>
      <w:r w:rsidR="00D928AE">
        <w:rPr>
          <w:rFonts w:ascii="Times New Roman" w:eastAsia="Times New Roman" w:hAnsi="Times New Roman" w:cs="Times New Roman"/>
        </w:rPr>
        <w:t>s</w:t>
      </w:r>
      <w:r w:rsidRPr="00D530A4">
        <w:rPr>
          <w:rFonts w:ascii="Times New Roman" w:eastAsia="Times New Roman" w:hAnsi="Times New Roman" w:cs="Times New Roman"/>
        </w:rPr>
        <w:t>.</w:t>
      </w:r>
      <w:r w:rsidR="0083067F">
        <w:rPr>
          <w:rFonts w:ascii="Times New Roman" w:eastAsia="Times New Roman" w:hAnsi="Times New Roman" w:cs="Times New Roman"/>
        </w:rPr>
        <w:t xml:space="preserve"> </w:t>
      </w:r>
      <w:r w:rsidR="0083067F" w:rsidRPr="0083067F">
        <w:rPr>
          <w:rFonts w:ascii="Times New Roman" w:eastAsia="Times New Roman" w:hAnsi="Times New Roman" w:cs="Times New Roman"/>
        </w:rPr>
        <w:t xml:space="preserve">Yet </w:t>
      </w:r>
      <w:r w:rsidR="0083067F">
        <w:rPr>
          <w:rFonts w:ascii="Times New Roman" w:eastAsia="Times New Roman" w:hAnsi="Times New Roman" w:cs="Times New Roman"/>
        </w:rPr>
        <w:t xml:space="preserve">stormwater </w:t>
      </w:r>
      <w:r w:rsidR="0083067F" w:rsidRPr="0083067F">
        <w:rPr>
          <w:rFonts w:ascii="Times New Roman" w:eastAsia="Times New Roman" w:hAnsi="Times New Roman" w:cs="Times New Roman"/>
        </w:rPr>
        <w:t>managers typically evaluate these ponds using snapshots of water quality or individual performance metrics, which may not reveal whether resilience</w:t>
      </w:r>
      <w:r w:rsidR="0083067F">
        <w:rPr>
          <w:rFonts w:ascii="Times New Roman" w:eastAsia="Times New Roman" w:hAnsi="Times New Roman" w:cs="Times New Roman"/>
        </w:rPr>
        <w:t xml:space="preserve"> supporting the ponds’ engineered purpose</w:t>
      </w:r>
      <w:r w:rsidR="0083067F" w:rsidRPr="0083067F">
        <w:rPr>
          <w:rFonts w:ascii="Times New Roman" w:eastAsia="Times New Roman" w:hAnsi="Times New Roman" w:cs="Times New Roman"/>
        </w:rPr>
        <w:t xml:space="preserve"> is eroding or whether multiple ponds are becoming vulnerable to change at the same time.</w:t>
      </w:r>
      <w:r w:rsidRPr="00D530A4">
        <w:rPr>
          <w:rFonts w:ascii="Times New Roman" w:eastAsia="Times New Roman" w:hAnsi="Times New Roman" w:cs="Times New Roman"/>
        </w:rPr>
        <w:t xml:space="preserve"> </w:t>
      </w:r>
    </w:p>
    <w:p w14:paraId="5560FD50" w14:textId="2E92828B" w:rsidR="0083067F" w:rsidRDefault="00DC0722" w:rsidP="002130A2">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 xml:space="preserve">The Wilkinson Lab’s Community Water Monitoring Network (CWMN) </w:t>
      </w:r>
      <w:r w:rsidR="00D928AE">
        <w:rPr>
          <w:rFonts w:ascii="Times New Roman" w:eastAsia="Times New Roman" w:hAnsi="Times New Roman" w:cs="Times New Roman"/>
        </w:rPr>
        <w:t xml:space="preserve">was launched in 2022 to understand the dynamic functioning of nutrient-rich stormwater ponds. The CWMN is comprised of </w:t>
      </w:r>
      <w:r w:rsidRPr="00D530A4">
        <w:rPr>
          <w:rFonts w:ascii="Times New Roman" w:eastAsia="Times New Roman" w:hAnsi="Times New Roman" w:cs="Times New Roman"/>
        </w:rPr>
        <w:t xml:space="preserve">28 trained volunteers (“Pond Pals”) who monitor water quality in 10 Madison, WI stormwater ponds, augmenting high frequency DO and water level data collected in each pond. Since 2022, the Pond Pals have conducted </w:t>
      </w:r>
      <w:r w:rsidR="002142C1">
        <w:rPr>
          <w:rFonts w:ascii="Times New Roman" w:eastAsia="Times New Roman" w:hAnsi="Times New Roman" w:cs="Times New Roman"/>
        </w:rPr>
        <w:t>4</w:t>
      </w:r>
      <w:r w:rsidRPr="00D530A4">
        <w:rPr>
          <w:rFonts w:ascii="Times New Roman" w:eastAsia="Times New Roman" w:hAnsi="Times New Roman" w:cs="Times New Roman"/>
        </w:rPr>
        <w:t>00+ sampling events, collecting &gt;</w:t>
      </w:r>
      <w:r w:rsidR="002142C1">
        <w:rPr>
          <w:rFonts w:ascii="Times New Roman" w:eastAsia="Times New Roman" w:hAnsi="Times New Roman" w:cs="Times New Roman"/>
        </w:rPr>
        <w:t>8</w:t>
      </w:r>
      <w:r w:rsidRPr="00D530A4">
        <w:rPr>
          <w:rFonts w:ascii="Times New Roman" w:eastAsia="Times New Roman" w:hAnsi="Times New Roman" w:cs="Times New Roman"/>
        </w:rPr>
        <w:t>00 samples. </w:t>
      </w:r>
      <w:r w:rsidR="0083067F">
        <w:rPr>
          <w:rFonts w:ascii="Times New Roman" w:eastAsia="Times New Roman" w:hAnsi="Times New Roman" w:cs="Times New Roman"/>
        </w:rPr>
        <w:t xml:space="preserve"> </w:t>
      </w:r>
      <w:r w:rsidR="0083067F" w:rsidRPr="0083067F">
        <w:rPr>
          <w:rFonts w:ascii="Times New Roman" w:eastAsia="Times New Roman" w:hAnsi="Times New Roman" w:cs="Times New Roman"/>
        </w:rPr>
        <w:t>The combination of volunteer-collected water-quality data and continuous sensor records provides an unusual opportunity to move beyond documenting pond condition toward evaluating how resilience changes through time and across an urban pond network.</w:t>
      </w:r>
    </w:p>
    <w:p w14:paraId="7CB2FC59" w14:textId="46F658D5" w:rsidR="002130A2" w:rsidRPr="002130A2" w:rsidRDefault="0083067F" w:rsidP="002130A2">
      <w:pPr>
        <w:widowControl w:val="0"/>
        <w:spacing w:after="120" w:line="240" w:lineRule="auto"/>
        <w:rPr>
          <w:rFonts w:ascii="Times New Roman" w:eastAsia="Times New Roman" w:hAnsi="Times New Roman" w:cs="Times New Roman"/>
        </w:rPr>
      </w:pPr>
      <w:r w:rsidRPr="0083067F">
        <w:rPr>
          <w:rFonts w:ascii="Times New Roman" w:eastAsia="Times New Roman" w:hAnsi="Times New Roman" w:cs="Times New Roman"/>
        </w:rPr>
        <w:t>Using this record and the analytical framework developed here, we will determine whether productivity and resilience change independently among</w:t>
      </w:r>
      <w:r>
        <w:rPr>
          <w:rFonts w:ascii="Times New Roman" w:eastAsia="Times New Roman" w:hAnsi="Times New Roman" w:cs="Times New Roman"/>
        </w:rPr>
        <w:t xml:space="preserve"> </w:t>
      </w:r>
      <w:r w:rsidRPr="0083067F">
        <w:rPr>
          <w:rFonts w:ascii="Times New Roman" w:eastAsia="Times New Roman" w:hAnsi="Times New Roman" w:cs="Times New Roman"/>
        </w:rPr>
        <w:t>ponds or synchronously across the pondscape, and identify the environmental conditions associated with those changes. This distinction is directly relevant to urban infrastructure planning because synchronous losses of resilience could reduce the reliability of a network of ponds expected to collectively provide flood and nutrient-control functions.</w:t>
      </w:r>
      <w:r>
        <w:rPr>
          <w:rFonts w:ascii="Times New Roman" w:eastAsia="Times New Roman" w:hAnsi="Times New Roman" w:cs="Times New Roman"/>
        </w:rPr>
        <w:t xml:space="preserve"> </w:t>
      </w:r>
      <w:r w:rsidR="00D928AE">
        <w:rPr>
          <w:rFonts w:ascii="Times New Roman" w:eastAsia="Times New Roman" w:hAnsi="Times New Roman" w:cs="Times New Roman"/>
        </w:rPr>
        <w:t xml:space="preserve">To </w:t>
      </w:r>
      <w:r>
        <w:rPr>
          <w:rFonts w:ascii="Times New Roman" w:eastAsia="Times New Roman" w:hAnsi="Times New Roman" w:cs="Times New Roman"/>
        </w:rPr>
        <w:t>accomplish</w:t>
      </w:r>
      <w:r w:rsidR="00D928AE">
        <w:rPr>
          <w:rFonts w:ascii="Times New Roman" w:eastAsia="Times New Roman" w:hAnsi="Times New Roman" w:cs="Times New Roman"/>
        </w:rPr>
        <w:t xml:space="preserve"> this, w</w:t>
      </w:r>
      <w:r w:rsidR="002130A2" w:rsidRPr="002130A2">
        <w:rPr>
          <w:rFonts w:ascii="Times New Roman" w:eastAsia="Times New Roman" w:hAnsi="Times New Roman" w:cs="Times New Roman"/>
        </w:rPr>
        <w:t xml:space="preserve">e will continue supporting the Pond Pals’ water quality monitoring, building a </w:t>
      </w:r>
      <w:r w:rsidR="000E1D1A">
        <w:rPr>
          <w:rFonts w:ascii="Times New Roman" w:eastAsia="Times New Roman" w:hAnsi="Times New Roman" w:cs="Times New Roman"/>
        </w:rPr>
        <w:t>five-year</w:t>
      </w:r>
      <w:r>
        <w:rPr>
          <w:rFonts w:ascii="Times New Roman" w:eastAsia="Times New Roman" w:hAnsi="Times New Roman" w:cs="Times New Roman"/>
        </w:rPr>
        <w:t xml:space="preserve"> monitoring</w:t>
      </w:r>
      <w:r w:rsidR="002130A2" w:rsidRPr="002130A2">
        <w:rPr>
          <w:rFonts w:ascii="Times New Roman" w:eastAsia="Times New Roman" w:hAnsi="Times New Roman" w:cs="Times New Roman"/>
        </w:rPr>
        <w:t xml:space="preserve"> record paired with high frequency DO data</w:t>
      </w:r>
      <w:r w:rsidR="00D928AE">
        <w:rPr>
          <w:rFonts w:ascii="Times New Roman" w:eastAsia="Times New Roman" w:hAnsi="Times New Roman" w:cs="Times New Roman"/>
        </w:rPr>
        <w:t xml:space="preserve"> collection</w:t>
      </w:r>
      <w:r w:rsidR="002130A2" w:rsidRPr="002130A2">
        <w:rPr>
          <w:rFonts w:ascii="Times New Roman" w:eastAsia="Times New Roman" w:hAnsi="Times New Roman" w:cs="Times New Roman"/>
        </w:rPr>
        <w:t xml:space="preserve">. </w:t>
      </w:r>
      <w:r w:rsidR="00D928AE">
        <w:rPr>
          <w:rFonts w:ascii="Times New Roman" w:eastAsia="Times New Roman" w:hAnsi="Times New Roman" w:cs="Times New Roman"/>
        </w:rPr>
        <w:t xml:space="preserve">These data will be used to reconstruct </w:t>
      </w:r>
      <w:r>
        <w:rPr>
          <w:rFonts w:ascii="Times New Roman" w:eastAsia="Times New Roman" w:hAnsi="Times New Roman" w:cs="Times New Roman"/>
        </w:rPr>
        <w:t xml:space="preserve">productivity </w:t>
      </w:r>
      <w:r w:rsidR="00D928AE">
        <w:rPr>
          <w:rFonts w:ascii="Times New Roman" w:eastAsia="Times New Roman" w:hAnsi="Times New Roman" w:cs="Times New Roman"/>
        </w:rPr>
        <w:t>sta</w:t>
      </w:r>
      <w:r>
        <w:rPr>
          <w:rFonts w:ascii="Times New Roman" w:eastAsia="Times New Roman" w:hAnsi="Times New Roman" w:cs="Times New Roman"/>
        </w:rPr>
        <w:t xml:space="preserve">bility landscapes and evaluate variation among years. </w:t>
      </w:r>
      <w:r w:rsidRPr="0083067F">
        <w:rPr>
          <w:rFonts w:ascii="Times New Roman" w:eastAsia="Times New Roman" w:hAnsi="Times New Roman" w:cs="Times New Roman"/>
        </w:rPr>
        <w:t xml:space="preserve">At the </w:t>
      </w:r>
      <w:r>
        <w:rPr>
          <w:rFonts w:ascii="Times New Roman" w:eastAsia="Times New Roman" w:hAnsi="Times New Roman" w:cs="Times New Roman"/>
        </w:rPr>
        <w:t xml:space="preserve">annual springtime </w:t>
      </w:r>
      <w:r w:rsidRPr="0083067F">
        <w:rPr>
          <w:rFonts w:ascii="Times New Roman" w:eastAsia="Times New Roman" w:hAnsi="Times New Roman" w:cs="Times New Roman"/>
        </w:rPr>
        <w:t>Pond Pals workshop</w:t>
      </w:r>
      <w:r>
        <w:rPr>
          <w:rFonts w:ascii="Times New Roman" w:eastAsia="Times New Roman" w:hAnsi="Times New Roman" w:cs="Times New Roman"/>
        </w:rPr>
        <w:t xml:space="preserve"> in 2028</w:t>
      </w:r>
      <w:r w:rsidRPr="0083067F">
        <w:rPr>
          <w:rFonts w:ascii="Times New Roman" w:eastAsia="Times New Roman" w:hAnsi="Times New Roman" w:cs="Times New Roman"/>
        </w:rPr>
        <w:t xml:space="preserve">, </w:t>
      </w:r>
      <w:r>
        <w:rPr>
          <w:rFonts w:ascii="Times New Roman" w:eastAsia="Times New Roman" w:hAnsi="Times New Roman" w:cs="Times New Roman"/>
        </w:rPr>
        <w:t xml:space="preserve">CWMN </w:t>
      </w:r>
      <w:r w:rsidRPr="0083067F">
        <w:rPr>
          <w:rFonts w:ascii="Times New Roman" w:eastAsia="Times New Roman" w:hAnsi="Times New Roman" w:cs="Times New Roman"/>
        </w:rPr>
        <w:t xml:space="preserve">volunteers and local data users </w:t>
      </w:r>
      <w:r>
        <w:rPr>
          <w:rFonts w:ascii="Times New Roman" w:eastAsia="Times New Roman" w:hAnsi="Times New Roman" w:cs="Times New Roman"/>
        </w:rPr>
        <w:t xml:space="preserve">(e.g., city engineers) </w:t>
      </w:r>
      <w:r w:rsidRPr="0083067F">
        <w:rPr>
          <w:rFonts w:ascii="Times New Roman" w:eastAsia="Times New Roman" w:hAnsi="Times New Roman" w:cs="Times New Roman"/>
        </w:rPr>
        <w:t xml:space="preserve">will work with </w:t>
      </w:r>
      <w:r>
        <w:rPr>
          <w:rFonts w:ascii="Times New Roman" w:eastAsia="Times New Roman" w:hAnsi="Times New Roman" w:cs="Times New Roman"/>
        </w:rPr>
        <w:t>us</w:t>
      </w:r>
      <w:r w:rsidRPr="0083067F">
        <w:rPr>
          <w:rFonts w:ascii="Times New Roman" w:eastAsia="Times New Roman" w:hAnsi="Times New Roman" w:cs="Times New Roman"/>
        </w:rPr>
        <w:t xml:space="preserve"> to interpret reconstructed stability landscapes alongside their field observations, linking community-generated data to ecosystem resilience concepts and identifying locally relevant drivers of change.</w:t>
      </w:r>
      <w:r>
        <w:rPr>
          <w:rFonts w:ascii="Times New Roman" w:eastAsia="Times New Roman" w:hAnsi="Times New Roman" w:cs="Times New Roman"/>
        </w:rPr>
        <w:t xml:space="preserve"> </w:t>
      </w:r>
      <w:r w:rsidR="002130A2" w:rsidRPr="002130A2">
        <w:rPr>
          <w:rFonts w:ascii="Times New Roman" w:eastAsia="Times New Roman" w:hAnsi="Times New Roman" w:cs="Times New Roman"/>
        </w:rPr>
        <w:t xml:space="preserve">Finally, CWMN data will be harmonized with the data sets from this project and published through the Environmental Data Initiative. </w:t>
      </w:r>
    </w:p>
    <w:p w14:paraId="3914ACD4" w14:textId="76A3F9A5" w:rsidR="00851D84" w:rsidRPr="0083067F" w:rsidRDefault="002130A2" w:rsidP="008A038F">
      <w:pPr>
        <w:widowControl w:val="0"/>
        <w:spacing w:after="120" w:line="240" w:lineRule="auto"/>
        <w:rPr>
          <w:rFonts w:ascii="Times New Roman" w:eastAsia="Times New Roman" w:hAnsi="Times New Roman" w:cs="Times New Roman"/>
        </w:rPr>
      </w:pPr>
      <w:r w:rsidRPr="002130A2">
        <w:rPr>
          <w:rFonts w:ascii="Times New Roman" w:eastAsia="Times New Roman" w:hAnsi="Times New Roman" w:cs="Times New Roman"/>
        </w:rPr>
        <w:t xml:space="preserve">This project contributes to development of a scientific workforce with advanced quantitative and computational skills. We will recruit and train a postdoctoral researcher in advanced quantitative research methods, project management, and science communication. The PIs will </w:t>
      </w:r>
      <w:r w:rsidR="0083067F">
        <w:rPr>
          <w:rFonts w:ascii="Times New Roman" w:eastAsia="Times New Roman" w:hAnsi="Times New Roman" w:cs="Times New Roman"/>
        </w:rPr>
        <w:t xml:space="preserve">also </w:t>
      </w:r>
      <w:r w:rsidRPr="002130A2">
        <w:rPr>
          <w:rFonts w:ascii="Times New Roman" w:eastAsia="Times New Roman" w:hAnsi="Times New Roman" w:cs="Times New Roman"/>
        </w:rPr>
        <w:t xml:space="preserve">recruit and train undergraduate students </w:t>
      </w:r>
      <w:r w:rsidR="0083067F">
        <w:rPr>
          <w:rFonts w:ascii="Times New Roman" w:eastAsia="Times New Roman" w:hAnsi="Times New Roman" w:cs="Times New Roman"/>
        </w:rPr>
        <w:t>for research credit at their respective institutions who will work with the team on the research objectives</w:t>
      </w:r>
      <w:r w:rsidRPr="002130A2">
        <w:rPr>
          <w:rFonts w:ascii="Times New Roman" w:eastAsia="Times New Roman" w:hAnsi="Times New Roman" w:cs="Times New Roman"/>
        </w:rPr>
        <w:t>.</w:t>
      </w:r>
      <w:r w:rsidR="0083067F">
        <w:rPr>
          <w:rFonts w:ascii="Times New Roman" w:eastAsia="Times New Roman" w:hAnsi="Times New Roman" w:cs="Times New Roman"/>
        </w:rPr>
        <w:t xml:space="preserve"> </w:t>
      </w:r>
      <w:r w:rsidR="000E1D1A">
        <w:rPr>
          <w:rFonts w:ascii="Times New Roman" w:eastAsia="Times New Roman" w:hAnsi="Times New Roman" w:cs="Times New Roman"/>
        </w:rPr>
        <w:t>Finally, w</w:t>
      </w:r>
      <w:r w:rsidRPr="002130A2">
        <w:rPr>
          <w:rFonts w:ascii="Times New Roman" w:eastAsia="Times New Roman" w:hAnsi="Times New Roman" w:cs="Times New Roman"/>
        </w:rPr>
        <w:t xml:space="preserve">e will </w:t>
      </w:r>
      <w:r w:rsidR="000E1D1A">
        <w:rPr>
          <w:rFonts w:ascii="Times New Roman" w:eastAsia="Times New Roman" w:hAnsi="Times New Roman" w:cs="Times New Roman"/>
        </w:rPr>
        <w:t>reach broader K12 and adult audiences</w:t>
      </w:r>
      <w:r w:rsidRPr="002130A2">
        <w:rPr>
          <w:rFonts w:ascii="Times New Roman" w:eastAsia="Times New Roman" w:hAnsi="Times New Roman" w:cs="Times New Roman"/>
        </w:rPr>
        <w:t xml:space="preserve"> by developing outreach materials on ecosystem resilience that will be delivered at outreach events (e.g., school visits, open houses) organized by the UC Davis Center for Watershed Sciences, University of Wisconsin</w:t>
      </w:r>
      <w:r w:rsidR="000E1D1A">
        <w:rPr>
          <w:rFonts w:ascii="Times New Roman" w:eastAsia="Times New Roman" w:hAnsi="Times New Roman" w:cs="Times New Roman"/>
        </w:rPr>
        <w:t>-Madison</w:t>
      </w:r>
      <w:r w:rsidRPr="002130A2">
        <w:rPr>
          <w:rFonts w:ascii="Times New Roman" w:eastAsia="Times New Roman" w:hAnsi="Times New Roman" w:cs="Times New Roman"/>
        </w:rPr>
        <w:t xml:space="preserve"> Center for Limnology, and Trout Lake Statio</w:t>
      </w:r>
      <w:r>
        <w:rPr>
          <w:rFonts w:ascii="Times New Roman" w:eastAsia="Times New Roman" w:hAnsi="Times New Roman" w:cs="Times New Roman"/>
        </w:rPr>
        <w:t>n.</w:t>
      </w:r>
      <w:sdt>
        <w:sdtPr>
          <w:rPr>
            <w:rFonts w:ascii="Times New Roman" w:hAnsi="Times New Roman" w:cs="Times New Roman"/>
          </w:rPr>
          <w:tag w:val="goog_rdk_186"/>
          <w:id w:val="-1348544284"/>
        </w:sdtPr>
        <w:sdtContent>
          <w:r w:rsidR="00851D84">
            <w:rPr>
              <w:rFonts w:ascii="Times New Roman" w:hAnsi="Times New Roman" w:cs="Times New Roman"/>
            </w:rPr>
            <w:t xml:space="preserve">     </w:t>
          </w:r>
        </w:sdtContent>
      </w:sdt>
    </w:p>
    <w:p w14:paraId="0116E05B" w14:textId="77777777" w:rsidR="00851D84" w:rsidRPr="00D530A4" w:rsidRDefault="00851D84" w:rsidP="00AA3A84">
      <w:pPr>
        <w:widowControl w:val="0"/>
        <w:spacing w:after="120" w:line="240" w:lineRule="auto"/>
        <w:rPr>
          <w:ins w:id="239" w:author="Jonathan Walter" w:date="2026-09-15T20:33:00Z"/>
          <w:del w:id="240" w:author="Jonathan Walter" w:date="2026-10-07T21:27:00Z"/>
          <w:rFonts w:ascii="Times New Roman" w:eastAsia="Times New Roman" w:hAnsi="Times New Roman" w:cs="Times New Roman"/>
        </w:rPr>
      </w:pPr>
    </w:p>
    <w:p w14:paraId="00000092" w14:textId="77777777" w:rsidR="008E0D62" w:rsidRPr="00D530A4" w:rsidRDefault="00DC0722" w:rsidP="007B627B">
      <w:pPr>
        <w:widowControl w:val="0"/>
        <w:spacing w:after="0" w:line="240" w:lineRule="auto"/>
        <w:rPr>
          <w:rFonts w:ascii="Times New Roman" w:eastAsia="Times New Roman" w:hAnsi="Times New Roman" w:cs="Times New Roman"/>
        </w:rPr>
      </w:pPr>
      <w:r w:rsidRPr="00D530A4">
        <w:rPr>
          <w:rFonts w:ascii="Times New Roman" w:eastAsia="Times New Roman" w:hAnsi="Times New Roman" w:cs="Times New Roman"/>
          <w:b/>
          <w:bCs/>
        </w:rPr>
        <w:t>Results from Prior NSF Support</w:t>
      </w:r>
    </w:p>
    <w:p w14:paraId="17C8A961" w14:textId="7694DDC8" w:rsidR="00E44946" w:rsidRDefault="00E44946" w:rsidP="00D530A4">
      <w:pPr>
        <w:widowControl w:val="0"/>
        <w:spacing w:after="120" w:line="240" w:lineRule="auto"/>
        <w:rPr>
          <w:rFonts w:ascii="Times New Roman" w:eastAsia="Times New Roman" w:hAnsi="Times New Roman" w:cs="Times New Roman"/>
          <w:b/>
          <w:bCs/>
          <w:u w:val="single"/>
        </w:rPr>
      </w:pPr>
      <w:r w:rsidRPr="00E44946">
        <w:rPr>
          <w:rFonts w:ascii="Times New Roman" w:eastAsia="Times New Roman" w:hAnsi="Times New Roman" w:cs="Times New Roman"/>
          <w:b/>
          <w:bCs/>
          <w:u w:val="single"/>
        </w:rPr>
        <w:t>Walter</w:t>
      </w:r>
      <w:r w:rsidRPr="00E44946">
        <w:rPr>
          <w:rFonts w:ascii="Times New Roman" w:eastAsia="Times New Roman" w:hAnsi="Times New Roman" w:cs="Times New Roman"/>
        </w:rPr>
        <w:t xml:space="preserve"> (PI) Collaborative Research: The role of functional traits in population and community synchrony (DEB 2422250; $267,653; 9/2024-8/2027). </w:t>
      </w:r>
      <w:r w:rsidRPr="007B627B">
        <w:rPr>
          <w:rFonts w:ascii="Times New Roman" w:eastAsia="Times New Roman" w:hAnsi="Times New Roman" w:cs="Times New Roman"/>
          <w:i/>
          <w:iCs/>
        </w:rPr>
        <w:t>Intellectual Merit</w:t>
      </w:r>
      <w:r w:rsidRPr="00E44946">
        <w:rPr>
          <w:rFonts w:ascii="Times New Roman" w:eastAsia="Times New Roman" w:hAnsi="Times New Roman" w:cs="Times New Roman"/>
        </w:rPr>
        <w:t xml:space="preserve">: We are performing a novel unification of trait-based approaches with synchrony and stability uncovers why synchrony varies widely among systems. Completed field collection of plant traits at 11 sites and analyses </w:t>
      </w:r>
      <w:r w:rsidRPr="00E44946">
        <w:rPr>
          <w:rFonts w:ascii="Times New Roman" w:eastAsia="Times New Roman" w:hAnsi="Times New Roman" w:cs="Times New Roman"/>
        </w:rPr>
        <w:lastRenderedPageBreak/>
        <w:t xml:space="preserve">are ongoing. To date, we have published </w:t>
      </w:r>
      <w:r w:rsidRPr="00E44946">
        <w:rPr>
          <w:rFonts w:ascii="Times New Roman" w:eastAsia="Times New Roman" w:hAnsi="Times New Roman" w:cs="Times New Roman"/>
          <w:highlight w:val="yellow"/>
        </w:rPr>
        <w:t>NN</w:t>
      </w:r>
      <w:r w:rsidRPr="00E44946">
        <w:rPr>
          <w:rFonts w:ascii="Times New Roman" w:eastAsia="Times New Roman" w:hAnsi="Times New Roman" w:cs="Times New Roman"/>
        </w:rPr>
        <w:t xml:space="preserve"> manuscripts (REFS) and one manuscript will be submitted in Fall ‘26. </w:t>
      </w:r>
      <w:r w:rsidRPr="007B627B">
        <w:rPr>
          <w:rFonts w:ascii="Times New Roman" w:eastAsia="Times New Roman" w:hAnsi="Times New Roman" w:cs="Times New Roman"/>
          <w:i/>
          <w:iCs/>
        </w:rPr>
        <w:t>Broader Impacts</w:t>
      </w:r>
      <w:r w:rsidRPr="00E44946">
        <w:rPr>
          <w:rFonts w:ascii="Times New Roman" w:eastAsia="Times New Roman" w:hAnsi="Times New Roman" w:cs="Times New Roman"/>
        </w:rPr>
        <w:t>: training of 1 PhD student, 1 postdoc, and 1 undergraduate student returning from the workforce for further training. Led a multi-institution distributed seminar course on incorporating theory into Nutrient Network research Spring 2026.</w:t>
      </w:r>
    </w:p>
    <w:p w14:paraId="00000094" w14:textId="70FD2D5A" w:rsidR="008166EC"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u w:val="single"/>
        </w:rPr>
        <w:t>Wilkinson</w:t>
      </w:r>
      <w:r w:rsidRPr="00D530A4">
        <w:rPr>
          <w:rFonts w:ascii="Times New Roman" w:eastAsia="Times New Roman" w:hAnsi="Times New Roman" w:cs="Times New Roman"/>
        </w:rPr>
        <w:t xml:space="preserve"> (lead PI) Collaborative Research: Whole Ecosystem Test of Restoring Resilience (DEB 2318567; $619,757; 9/2023-8/202</w:t>
      </w:r>
      <w:r w:rsidR="00F02E59">
        <w:rPr>
          <w:rFonts w:ascii="Times New Roman" w:eastAsia="Times New Roman" w:hAnsi="Times New Roman" w:cs="Times New Roman"/>
        </w:rPr>
        <w:t>7</w:t>
      </w:r>
      <w:r w:rsidRPr="00D530A4">
        <w:rPr>
          <w:rFonts w:ascii="Times New Roman" w:eastAsia="Times New Roman" w:hAnsi="Times New Roman" w:cs="Times New Roman"/>
        </w:rPr>
        <w:t xml:space="preserve">) </w:t>
      </w:r>
      <w:r w:rsidRPr="00D530A4">
        <w:rPr>
          <w:rFonts w:ascii="Times New Roman" w:eastAsia="Times New Roman" w:hAnsi="Times New Roman" w:cs="Times New Roman"/>
          <w:i/>
          <w:iCs/>
          <w:u w:val="single"/>
        </w:rPr>
        <w:t>Intellectual Merit</w:t>
      </w:r>
      <w:r w:rsidRPr="00D530A4">
        <w:rPr>
          <w:rFonts w:ascii="Times New Roman" w:eastAsia="Times New Roman" w:hAnsi="Times New Roman" w:cs="Times New Roman"/>
          <w:i/>
          <w:iCs/>
        </w:rPr>
        <w:t>:</w:t>
      </w:r>
      <w:r w:rsidRPr="00D530A4">
        <w:rPr>
          <w:rFonts w:ascii="Times New Roman" w:eastAsia="Times New Roman" w:hAnsi="Times New Roman" w:cs="Times New Roman"/>
        </w:rPr>
        <w:t xml:space="preserve"> We </w:t>
      </w:r>
      <w:r w:rsidR="007B627B">
        <w:rPr>
          <w:rFonts w:ascii="Times New Roman" w:eastAsia="Times New Roman" w:hAnsi="Times New Roman" w:cs="Times New Roman"/>
        </w:rPr>
        <w:t>performed</w:t>
      </w:r>
      <w:r w:rsidRPr="00D530A4">
        <w:rPr>
          <w:rFonts w:ascii="Times New Roman" w:eastAsia="Times New Roman" w:hAnsi="Times New Roman" w:cs="Times New Roman"/>
        </w:rPr>
        <w:t xml:space="preserve"> a set of lake manipulations </w:t>
      </w:r>
      <w:r w:rsidR="007B627B">
        <w:rPr>
          <w:rFonts w:ascii="Times New Roman" w:eastAsia="Times New Roman" w:hAnsi="Times New Roman" w:cs="Times New Roman"/>
        </w:rPr>
        <w:t xml:space="preserve">in 2024 and 2025 </w:t>
      </w:r>
      <w:r w:rsidRPr="00D530A4">
        <w:rPr>
          <w:rFonts w:ascii="Times New Roman" w:eastAsia="Times New Roman" w:hAnsi="Times New Roman" w:cs="Times New Roman"/>
        </w:rPr>
        <w:t>to alter resilience to nutrient enrichment by reducing transparency and evaluating the performance of three resilience metrics as the lakes are transformed across thresholds from low to high algal biomass. To date, we’ve publishe</w:t>
      </w:r>
      <w:r w:rsidRPr="00F02E59">
        <w:rPr>
          <w:rFonts w:ascii="Times New Roman" w:eastAsia="Times New Roman" w:hAnsi="Times New Roman" w:cs="Times New Roman"/>
        </w:rPr>
        <w:t>d five</w:t>
      </w:r>
      <w:r w:rsidRPr="00D530A4">
        <w:rPr>
          <w:rFonts w:ascii="Times New Roman" w:eastAsia="Times New Roman" w:hAnsi="Times New Roman" w:cs="Times New Roman"/>
        </w:rPr>
        <w:t xml:space="preserve"> papers, </w:t>
      </w:r>
      <w:r w:rsidR="007B627B">
        <w:rPr>
          <w:rFonts w:ascii="Times New Roman" w:eastAsia="Times New Roman" w:hAnsi="Times New Roman" w:cs="Times New Roman"/>
        </w:rPr>
        <w:t>four</w:t>
      </w:r>
      <w:r w:rsidRPr="00D530A4">
        <w:rPr>
          <w:rFonts w:ascii="Times New Roman" w:eastAsia="Times New Roman" w:hAnsi="Times New Roman" w:cs="Times New Roman"/>
        </w:rPr>
        <w:t xml:space="preserve"> data products, code, </w:t>
      </w:r>
      <w:r w:rsidR="00F02E59">
        <w:rPr>
          <w:rFonts w:ascii="Times New Roman" w:eastAsia="Times New Roman" w:hAnsi="Times New Roman" w:cs="Times New Roman"/>
        </w:rPr>
        <w:t xml:space="preserve">and </w:t>
      </w:r>
      <w:r w:rsidRPr="00D530A4">
        <w:rPr>
          <w:rFonts w:ascii="Times New Roman" w:eastAsia="Times New Roman" w:hAnsi="Times New Roman" w:cs="Times New Roman"/>
        </w:rPr>
        <w:t xml:space="preserve">three manuscripts currently in review. </w:t>
      </w:r>
      <w:r w:rsidRPr="00D530A4">
        <w:rPr>
          <w:rFonts w:ascii="Times New Roman" w:eastAsia="Times New Roman" w:hAnsi="Times New Roman" w:cs="Times New Roman"/>
          <w:i/>
          <w:iCs/>
          <w:u w:val="single"/>
        </w:rPr>
        <w:t>Broader Impacts</w:t>
      </w:r>
      <w:r w:rsidRPr="00D530A4">
        <w:rPr>
          <w:rFonts w:ascii="Times New Roman" w:eastAsia="Times New Roman" w:hAnsi="Times New Roman" w:cs="Times New Roman"/>
        </w:rPr>
        <w:t xml:space="preserve">: </w:t>
      </w:r>
      <w:r w:rsidR="00F02E59" w:rsidRPr="00D530A4">
        <w:rPr>
          <w:rFonts w:ascii="Times New Roman" w:eastAsia="Times New Roman" w:hAnsi="Times New Roman" w:cs="Times New Roman"/>
        </w:rPr>
        <w:t>We’ve trained 11 undergraduate and two PhD students through this project.</w:t>
      </w:r>
      <w:r w:rsidR="00F02E59">
        <w:rPr>
          <w:rFonts w:ascii="Times New Roman" w:eastAsia="Times New Roman" w:hAnsi="Times New Roman" w:cs="Times New Roman"/>
        </w:rPr>
        <w:t xml:space="preserve"> </w:t>
      </w:r>
      <w:r w:rsidRPr="00D530A4">
        <w:rPr>
          <w:rFonts w:ascii="Times New Roman" w:eastAsia="Times New Roman" w:hAnsi="Times New Roman" w:cs="Times New Roman"/>
        </w:rPr>
        <w:t xml:space="preserve">In July 2025, a high school science teacher was embedded with the research team. The research skills she gained </w:t>
      </w:r>
      <w:r w:rsidR="00F02E59">
        <w:rPr>
          <w:rFonts w:ascii="Times New Roman" w:eastAsia="Times New Roman" w:hAnsi="Times New Roman" w:cs="Times New Roman"/>
        </w:rPr>
        <w:t>was</w:t>
      </w:r>
      <w:r w:rsidRPr="00D530A4">
        <w:rPr>
          <w:rFonts w:ascii="Times New Roman" w:eastAsia="Times New Roman" w:hAnsi="Times New Roman" w:cs="Times New Roman"/>
        </w:rPr>
        <w:t xml:space="preserve"> brought back into her classroom through hands-on water quality curriculum she developed. Our research has been shared widely with the public through presentations and events (~1000 combined participants), and local media. </w:t>
      </w:r>
    </w:p>
    <w:p w14:paraId="3BC1D5D3" w14:textId="77777777" w:rsidR="008166EC" w:rsidRDefault="008166EC">
      <w:pPr>
        <w:rPr>
          <w:rFonts w:ascii="Times New Roman" w:eastAsia="Times New Roman" w:hAnsi="Times New Roman" w:cs="Times New Roman"/>
        </w:rPr>
      </w:pPr>
      <w:r>
        <w:rPr>
          <w:rFonts w:ascii="Times New Roman" w:eastAsia="Times New Roman" w:hAnsi="Times New Roman" w:cs="Times New Roman"/>
        </w:rPr>
        <w:br w:type="page"/>
      </w:r>
    </w:p>
    <w:p w14:paraId="66C6E2BE" w14:textId="77777777" w:rsidR="00CD7391" w:rsidRPr="00CD7391" w:rsidRDefault="008166EC" w:rsidP="00CD7391">
      <w:pPr>
        <w:pStyle w:val="Bibliography"/>
      </w:pPr>
      <w:r w:rsidRPr="00CD7391">
        <w:rPr>
          <w:rFonts w:eastAsia="Times New Roman"/>
        </w:rPr>
        <w:lastRenderedPageBreak/>
        <w:fldChar w:fldCharType="begin"/>
      </w:r>
      <w:r w:rsidRPr="00CD7391">
        <w:rPr>
          <w:rFonts w:eastAsia="Times New Roman"/>
          <w:lang w:val="en-US"/>
        </w:rPr>
        <w:instrText xml:space="preserve"> ADDIN ZOTERO_BIBL {"uncited":[],"omitted":[],"custom":[]} CSL_BIBLIOGRAPHY </w:instrText>
      </w:r>
      <w:r w:rsidRPr="00CD7391">
        <w:rPr>
          <w:rFonts w:eastAsia="Times New Roman"/>
        </w:rPr>
        <w:fldChar w:fldCharType="separate"/>
      </w:r>
      <w:r w:rsidR="00CD7391" w:rsidRPr="00CD7391">
        <w:t xml:space="preserve">Abbott, K. C., C. M. Heggerud, Y.-C. Lai, A. Morozov, S. Petrovskii, K. Cuddington, and A. Hastings. 2024. When and why ecological systems respond to the rate rather than the magnitude of environmental changes. Biological Conservation </w:t>
      </w:r>
      <w:r w:rsidR="00CD7391" w:rsidRPr="00CD7391">
        <w:rPr>
          <w:b/>
          <w:bCs/>
        </w:rPr>
        <w:t>292</w:t>
      </w:r>
      <w:r w:rsidR="00CD7391" w:rsidRPr="00CD7391">
        <w:t>: 110494. doi:10.1016/j.biocon.2024.110494</w:t>
      </w:r>
    </w:p>
    <w:p w14:paraId="76F57A46" w14:textId="77777777" w:rsidR="00CD7391" w:rsidRPr="00CD7391" w:rsidRDefault="00CD7391" w:rsidP="00CD7391">
      <w:pPr>
        <w:pStyle w:val="Bibliography"/>
      </w:pPr>
      <w:r w:rsidRPr="00CD7391">
        <w:t xml:space="preserve">Arani, B. M. S., S. R. Carpenter, L. Lahti, E. H. Van Nes, and M. Scheffer. 2021. Exit time as a measure of ecological resilience. Science </w:t>
      </w:r>
      <w:r w:rsidRPr="00CD7391">
        <w:rPr>
          <w:b/>
          <w:bCs/>
        </w:rPr>
        <w:t>372</w:t>
      </w:r>
      <w:r w:rsidRPr="00CD7391">
        <w:t>: eaay4895. doi:10.1126/science.aay4895</w:t>
      </w:r>
    </w:p>
    <w:p w14:paraId="4260B4CF" w14:textId="77777777" w:rsidR="00CD7391" w:rsidRPr="00CD7391" w:rsidRDefault="00CD7391" w:rsidP="00CD7391">
      <w:pPr>
        <w:pStyle w:val="Bibliography"/>
      </w:pPr>
      <w:r w:rsidRPr="00CD7391">
        <w:t>Arani, B. M. S., S. R. Carpenter, and E. H. Van Nes. 2024. Reconstructing Langevin systems from high and low-resolution time series using Euler and Hermite reconstructions.doi:10.1101/2024.05.30.596585</w:t>
      </w:r>
    </w:p>
    <w:p w14:paraId="130539E6" w14:textId="77777777" w:rsidR="00CD7391" w:rsidRPr="00CD7391" w:rsidRDefault="00CD7391" w:rsidP="00CD7391">
      <w:pPr>
        <w:pStyle w:val="Bibliography"/>
      </w:pPr>
      <w:r w:rsidRPr="00CD7391">
        <w:t xml:space="preserve">Batt, R. D., S. R. Carpenter, J. J. Cole, M. L. Pace, and R. A. Johnson. 2013. Changes in ecosystem resilience detected in automated measures of ecosystem metabolism during a whole-lake manipulation. PNAS </w:t>
      </w:r>
      <w:r w:rsidRPr="00CD7391">
        <w:rPr>
          <w:b/>
          <w:bCs/>
        </w:rPr>
        <w:t>110</w:t>
      </w:r>
      <w:r w:rsidRPr="00CD7391">
        <w:t>. doi:10.1073/pnas.1316721110</w:t>
      </w:r>
    </w:p>
    <w:p w14:paraId="4A8AF815" w14:textId="77777777" w:rsidR="00CD7391" w:rsidRPr="00CD7391" w:rsidRDefault="00CD7391" w:rsidP="00CD7391">
      <w:pPr>
        <w:pStyle w:val="Bibliography"/>
      </w:pPr>
      <w:r w:rsidRPr="00CD7391">
        <w:t xml:space="preserve">Brock, W. A., S. R. Carpenter, M. L. Pace, and G. M. Wilkinson. 2026. Ecosystem Experiments: How Does Manipulation Rate Affect Indicators of Resilience? Ecosystems </w:t>
      </w:r>
      <w:r w:rsidRPr="00CD7391">
        <w:rPr>
          <w:b/>
          <w:bCs/>
        </w:rPr>
        <w:t>29</w:t>
      </w:r>
      <w:r w:rsidRPr="00CD7391">
        <w:t>: 23. doi:10.1007/s10021-025-01042-y</w:t>
      </w:r>
    </w:p>
    <w:p w14:paraId="505C1B10" w14:textId="77777777" w:rsidR="00CD7391" w:rsidRPr="00CD7391" w:rsidRDefault="00CD7391" w:rsidP="00CD7391">
      <w:pPr>
        <w:pStyle w:val="Bibliography"/>
      </w:pPr>
      <w:r w:rsidRPr="00CD7391">
        <w:t xml:space="preserve">Buelo, C. D., M. L. Pace, S. R. Carpenter, E. H. Stanley, D. A. Ortiz, and D. T. Ha. 2022. Evaluating the performance of temporal and spatial early warning statistics of algal blooms. Ecological Applications </w:t>
      </w:r>
      <w:r w:rsidRPr="00CD7391">
        <w:rPr>
          <w:b/>
          <w:bCs/>
        </w:rPr>
        <w:t>32</w:t>
      </w:r>
      <w:r w:rsidRPr="00CD7391">
        <w:t>: e2616. doi:10.1002/eap.2616</w:t>
      </w:r>
    </w:p>
    <w:p w14:paraId="7887220E" w14:textId="77777777" w:rsidR="00CD7391" w:rsidRPr="00CD7391" w:rsidRDefault="00CD7391" w:rsidP="00CD7391">
      <w:pPr>
        <w:pStyle w:val="Bibliography"/>
      </w:pPr>
      <w:r w:rsidRPr="00CD7391">
        <w:t xml:space="preserve">Carpenter, S. R., B. M. S. Arani, E. H. Van Nes, M. Scheffer, and M. L. Pace. 2022. Resilience of phytoplankton dynamics to trophic cascades and nutrient enrichment. Limnology &amp; Oceanography </w:t>
      </w:r>
      <w:r w:rsidRPr="00CD7391">
        <w:rPr>
          <w:b/>
          <w:bCs/>
        </w:rPr>
        <w:t>67</w:t>
      </w:r>
      <w:r w:rsidRPr="00CD7391">
        <w:t>. doi:10.1002/lno.11913</w:t>
      </w:r>
    </w:p>
    <w:p w14:paraId="73326CD7" w14:textId="77777777" w:rsidR="00CD7391" w:rsidRPr="00CD7391" w:rsidRDefault="00CD7391" w:rsidP="00CD7391">
      <w:pPr>
        <w:pStyle w:val="Bibliography"/>
      </w:pPr>
      <w:r w:rsidRPr="00CD7391">
        <w:lastRenderedPageBreak/>
        <w:t xml:space="preserve">Dakos, V. and others. 2012. Methods for Detecting Early Warnings of Critical Transitions in Time Series Illustrated Using Simulated Ecological Data B. Yener [ed.]. PLoS ONE </w:t>
      </w:r>
      <w:r w:rsidRPr="00CD7391">
        <w:rPr>
          <w:b/>
          <w:bCs/>
        </w:rPr>
        <w:t>7</w:t>
      </w:r>
      <w:r w:rsidRPr="00CD7391">
        <w:t>: e41010. doi:10.1371/journal.pone.0041010</w:t>
      </w:r>
    </w:p>
    <w:p w14:paraId="70867AC0" w14:textId="77777777" w:rsidR="00CD7391" w:rsidRPr="00CD7391" w:rsidRDefault="00CD7391" w:rsidP="00CD7391">
      <w:pPr>
        <w:pStyle w:val="Bibliography"/>
      </w:pPr>
      <w:r w:rsidRPr="00CD7391">
        <w:t xml:space="preserve">Gsell, A. S. and others. 2016. Evaluating early-warning indicators of critical transitions in natural aquatic ecosystems. Proc. Natl. Acad. Sci. U.S.A. </w:t>
      </w:r>
      <w:r w:rsidRPr="00CD7391">
        <w:rPr>
          <w:b/>
          <w:bCs/>
        </w:rPr>
        <w:t>113</w:t>
      </w:r>
      <w:r w:rsidRPr="00CD7391">
        <w:t>. doi:10.1073/pnas.1608242113</w:t>
      </w:r>
    </w:p>
    <w:p w14:paraId="72200152" w14:textId="77777777" w:rsidR="00CD7391" w:rsidRPr="00CD7391" w:rsidRDefault="00CD7391" w:rsidP="00CD7391">
      <w:pPr>
        <w:pStyle w:val="Bibliography"/>
      </w:pPr>
      <w:r w:rsidRPr="00CD7391">
        <w:t>Nolting, B. C., and K. C. Abbott. 2016. Balls, cups, and quasi</w:t>
      </w:r>
      <w:r w:rsidRPr="00CD7391">
        <w:rPr>
          <w:rFonts w:ascii="Cambria Math" w:hAnsi="Cambria Math" w:cs="Cambria Math"/>
        </w:rPr>
        <w:t>‐</w:t>
      </w:r>
      <w:r w:rsidRPr="00CD7391">
        <w:t xml:space="preserve">potentials: quantifying stability in stochastic systems. Ecology </w:t>
      </w:r>
      <w:r w:rsidRPr="00CD7391">
        <w:rPr>
          <w:b/>
          <w:bCs/>
        </w:rPr>
        <w:t>97</w:t>
      </w:r>
      <w:r w:rsidRPr="00CD7391">
        <w:t>: 850–864. doi:10.1890/15-1047.1</w:t>
      </w:r>
    </w:p>
    <w:p w14:paraId="50DFA471" w14:textId="77777777" w:rsidR="00CD7391" w:rsidRPr="00CD7391" w:rsidRDefault="00CD7391" w:rsidP="00CD7391">
      <w:pPr>
        <w:pStyle w:val="Bibliography"/>
      </w:pPr>
      <w:r w:rsidRPr="00CD7391">
        <w:t xml:space="preserve">Staehr, P. A., J. P. A. Christensen, R. D. Batt, and J. S. Read. 2012. Ecosystem metabolism in a stratified lake. Limnology and Oceanography </w:t>
      </w:r>
      <w:r w:rsidRPr="00CD7391">
        <w:rPr>
          <w:b/>
          <w:bCs/>
        </w:rPr>
        <w:t>57</w:t>
      </w:r>
      <w:r w:rsidRPr="00CD7391">
        <w:t>: 1317–1330. doi:10.4319/lo.2012.57.5.1317</w:t>
      </w:r>
    </w:p>
    <w:p w14:paraId="3FCE8626" w14:textId="2E7FB18F" w:rsidR="008E0D62" w:rsidRPr="00CD7391" w:rsidRDefault="008166EC" w:rsidP="00CD7391">
      <w:pPr>
        <w:widowControl w:val="0"/>
        <w:spacing w:after="120" w:line="240" w:lineRule="auto"/>
        <w:rPr>
          <w:rFonts w:ascii="Times New Roman" w:eastAsia="Times New Roman" w:hAnsi="Times New Roman" w:cs="Times New Roman"/>
        </w:rPr>
      </w:pPr>
      <w:r w:rsidRPr="00CD7391">
        <w:rPr>
          <w:rFonts w:ascii="Times New Roman" w:eastAsia="Times New Roman" w:hAnsi="Times New Roman" w:cs="Times New Roman"/>
        </w:rPr>
        <w:fldChar w:fldCharType="end"/>
      </w:r>
    </w:p>
    <w:sectPr w:rsidR="008E0D62" w:rsidRPr="00CD739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ce Wilkinson" w:date="2026-10-15T04:59:00Z" w:initials="GW">
    <w:p w14:paraId="1F02A2C5" w14:textId="77777777" w:rsidR="009736A8" w:rsidRDefault="009736A8" w:rsidP="009736A8">
      <w:pPr>
        <w:pStyle w:val="CommentText"/>
      </w:pPr>
      <w:r>
        <w:rPr>
          <w:rStyle w:val="CommentReference"/>
        </w:rPr>
        <w:annotationRef/>
      </w:r>
      <w:r>
        <w:t xml:space="preserve">From my perspective: </w:t>
      </w:r>
      <w:r>
        <w:br/>
      </w:r>
      <w:r>
        <w:br/>
        <w:t>stable equilibrium = attractor</w:t>
      </w:r>
    </w:p>
    <w:p w14:paraId="432B2985" w14:textId="77777777" w:rsidR="009736A8" w:rsidRDefault="009736A8" w:rsidP="009736A8">
      <w:pPr>
        <w:pStyle w:val="CommentText"/>
      </w:pPr>
      <w:r>
        <w:t>unstable equilibrium = threshold</w:t>
      </w:r>
    </w:p>
    <w:p w14:paraId="69E4B7DE" w14:textId="77777777" w:rsidR="009736A8" w:rsidRDefault="009736A8" w:rsidP="009736A8">
      <w:pPr>
        <w:pStyle w:val="CommentText"/>
      </w:pPr>
      <w:r>
        <w:t>threshold crossing = movement from one basin to another</w:t>
      </w:r>
    </w:p>
    <w:p w14:paraId="1C1CFA49" w14:textId="77777777" w:rsidR="009736A8" w:rsidRDefault="009736A8" w:rsidP="009736A8">
      <w:pPr>
        <w:pStyle w:val="CommentText"/>
      </w:pPr>
      <w:r>
        <w:t>tipping = the resulting abrupt state transition, or the critical transition associated with that crossing</w:t>
      </w:r>
    </w:p>
  </w:comment>
  <w:comment w:id="2" w:author="Grace Wilkinson" w:date="2026-10-18T16:53:00Z" w:initials="GW">
    <w:p w14:paraId="3C3D3A61" w14:textId="77777777" w:rsidR="00025680" w:rsidRDefault="00025680" w:rsidP="00025680">
      <w:pPr>
        <w:pStyle w:val="CommentText"/>
      </w:pPr>
      <w:r>
        <w:rPr>
          <w:rStyle w:val="CommentReference"/>
        </w:rPr>
        <w:annotationRef/>
      </w:r>
      <w:r>
        <w:rPr>
          <w:b/>
          <w:bCs/>
        </w:rPr>
        <w:t>LTER Funding</w:t>
      </w:r>
    </w:p>
    <w:p w14:paraId="13F56725" w14:textId="77777777" w:rsidR="00025680" w:rsidRDefault="00025680" w:rsidP="00025680">
      <w:pPr>
        <w:pStyle w:val="CommentText"/>
      </w:pPr>
      <w:r>
        <w:t xml:space="preserve">2002: </w:t>
      </w:r>
      <w:r>
        <w:rPr>
          <w:color w:val="000000"/>
          <w:highlight w:val="white"/>
        </w:rPr>
        <w:t>7,337,865.00</w:t>
      </w:r>
      <w:r>
        <w:t xml:space="preserve"> </w:t>
      </w:r>
    </w:p>
    <w:p w14:paraId="4882A9FE" w14:textId="77777777" w:rsidR="00025680" w:rsidRDefault="00025680" w:rsidP="00025680">
      <w:pPr>
        <w:pStyle w:val="CommentText"/>
      </w:pPr>
      <w:r>
        <w:t xml:space="preserve">2008: </w:t>
      </w:r>
      <w:r>
        <w:rPr>
          <w:color w:val="000000"/>
          <w:highlight w:val="white"/>
        </w:rPr>
        <w:t>8,031,892.00</w:t>
      </w:r>
      <w:r>
        <w:t xml:space="preserve"> </w:t>
      </w:r>
    </w:p>
    <w:p w14:paraId="57C04DEA" w14:textId="77777777" w:rsidR="00025680" w:rsidRDefault="00025680" w:rsidP="00025680">
      <w:pPr>
        <w:pStyle w:val="CommentText"/>
      </w:pPr>
      <w:r>
        <w:t xml:space="preserve">2014: </w:t>
      </w:r>
      <w:r>
        <w:rPr>
          <w:color w:val="000000"/>
          <w:highlight w:val="white"/>
        </w:rPr>
        <w:t>8,026,657.00</w:t>
      </w:r>
      <w:r>
        <w:t xml:space="preserve"> </w:t>
      </w:r>
    </w:p>
    <w:p w14:paraId="0779DF48" w14:textId="77777777" w:rsidR="00025680" w:rsidRDefault="00025680" w:rsidP="00025680">
      <w:pPr>
        <w:pStyle w:val="CommentText"/>
      </w:pPr>
      <w:r>
        <w:t xml:space="preserve">2020: </w:t>
      </w:r>
      <w:r>
        <w:rPr>
          <w:color w:val="000000"/>
          <w:highlight w:val="white"/>
        </w:rPr>
        <w:t>7,511,384.00</w:t>
      </w:r>
      <w:r>
        <w:t xml:space="preserve"> </w:t>
      </w:r>
    </w:p>
    <w:p w14:paraId="69777564" w14:textId="77777777" w:rsidR="00025680" w:rsidRDefault="00025680" w:rsidP="00025680">
      <w:pPr>
        <w:pStyle w:val="CommentText"/>
      </w:pPr>
    </w:p>
    <w:p w14:paraId="26DF6BED" w14:textId="77777777" w:rsidR="00025680" w:rsidRDefault="00025680" w:rsidP="00025680">
      <w:pPr>
        <w:pStyle w:val="CommentText"/>
      </w:pPr>
      <w:r>
        <w:rPr>
          <w:b/>
          <w:bCs/>
        </w:rPr>
        <w:t>Cascade Funding</w:t>
      </w:r>
    </w:p>
    <w:p w14:paraId="643C1A78" w14:textId="77777777" w:rsidR="00025680" w:rsidRDefault="00025680" w:rsidP="00025680">
      <w:pPr>
        <w:pStyle w:val="CommentText"/>
      </w:pPr>
      <w:r>
        <w:t xml:space="preserve">Squeal 1: </w:t>
      </w:r>
      <w:r>
        <w:rPr>
          <w:color w:val="000000"/>
          <w:highlight w:val="white"/>
        </w:rPr>
        <w:t>570,350.00</w:t>
      </w:r>
      <w:r>
        <w:t xml:space="preserve"> + </w:t>
      </w:r>
      <w:r>
        <w:rPr>
          <w:color w:val="000000"/>
          <w:highlight w:val="white"/>
        </w:rPr>
        <w:t>108,560.00</w:t>
      </w:r>
      <w:r>
        <w:t xml:space="preserve"> + </w:t>
      </w:r>
      <w:r>
        <w:rPr>
          <w:color w:val="000000"/>
          <w:highlight w:val="white"/>
        </w:rPr>
        <w:t>462,185.00</w:t>
      </w:r>
      <w:r>
        <w:t xml:space="preserve"> </w:t>
      </w:r>
    </w:p>
    <w:p w14:paraId="70D05059" w14:textId="77777777" w:rsidR="00025680" w:rsidRDefault="00025680" w:rsidP="00025680">
      <w:pPr>
        <w:pStyle w:val="CommentText"/>
      </w:pPr>
      <w:r>
        <w:t xml:space="preserve">Squeal 2: </w:t>
      </w:r>
      <w:r>
        <w:rPr>
          <w:color w:val="000000"/>
          <w:highlight w:val="white"/>
        </w:rPr>
        <w:t>546,973.00</w:t>
      </w:r>
      <w:r>
        <w:t xml:space="preserve"> + </w:t>
      </w:r>
      <w:r>
        <w:rPr>
          <w:color w:val="000000"/>
          <w:highlight w:val="white"/>
        </w:rPr>
        <w:t>452,615.00</w:t>
      </w:r>
      <w:r>
        <w:t xml:space="preserve"> </w:t>
      </w:r>
    </w:p>
    <w:p w14:paraId="02A74F9C" w14:textId="77777777" w:rsidR="00025680" w:rsidRDefault="00025680" w:rsidP="00025680">
      <w:pPr>
        <w:pStyle w:val="CommentText"/>
      </w:pPr>
      <w:r>
        <w:t xml:space="preserve">Spatial Squeal: </w:t>
      </w:r>
      <w:r>
        <w:rPr>
          <w:color w:val="000000"/>
          <w:highlight w:val="white"/>
        </w:rPr>
        <w:t>493,560.00</w:t>
      </w:r>
      <w:r>
        <w:t xml:space="preserve"> + </w:t>
      </w:r>
      <w:r>
        <w:rPr>
          <w:color w:val="000000"/>
          <w:highlight w:val="white"/>
        </w:rPr>
        <w:t>442,999.00</w:t>
      </w:r>
    </w:p>
    <w:p w14:paraId="67A5CF17" w14:textId="77777777" w:rsidR="00025680" w:rsidRDefault="00025680" w:rsidP="00025680">
      <w:pPr>
        <w:pStyle w:val="CommentText"/>
      </w:pPr>
      <w:r>
        <w:t xml:space="preserve">Exit Time: </w:t>
      </w:r>
      <w:r>
        <w:rPr>
          <w:color w:val="000000"/>
          <w:highlight w:val="white"/>
        </w:rPr>
        <w:t>619,757.00</w:t>
      </w:r>
      <w:r>
        <w:t xml:space="preserve"> + </w:t>
      </w:r>
      <w:r>
        <w:rPr>
          <w:color w:val="000000"/>
          <w:highlight w:val="white"/>
        </w:rPr>
        <w:t>399,132.00</w:t>
      </w:r>
      <w:r>
        <w:t xml:space="preserve"> </w:t>
      </w:r>
    </w:p>
    <w:p w14:paraId="5F0680C5" w14:textId="77777777" w:rsidR="00025680" w:rsidRDefault="00025680" w:rsidP="00025680">
      <w:pPr>
        <w:pStyle w:val="CommentText"/>
      </w:pPr>
    </w:p>
    <w:p w14:paraId="1786E720" w14:textId="77777777" w:rsidR="00025680" w:rsidRDefault="00025680" w:rsidP="00025680">
      <w:pPr>
        <w:pStyle w:val="CommentText"/>
      </w:pPr>
      <w:r>
        <w:rPr>
          <w:b/>
          <w:bCs/>
        </w:rPr>
        <w:t xml:space="preserve">Total: </w:t>
      </w:r>
    </w:p>
    <w:p w14:paraId="3F1577E6" w14:textId="77777777" w:rsidR="00025680" w:rsidRDefault="00025680" w:rsidP="00025680">
      <w:pPr>
        <w:pStyle w:val="CommentText"/>
      </w:pPr>
      <w:r>
        <w:t>$35,003,929</w:t>
      </w:r>
    </w:p>
  </w:comment>
  <w:comment w:id="3" w:author="Grace Wilkinson" w:date="2026-10-18T16:54:00Z" w:initials="GW">
    <w:p w14:paraId="15DDFC6F" w14:textId="77777777" w:rsidR="00025680" w:rsidRDefault="00025680" w:rsidP="00025680">
      <w:pPr>
        <w:pStyle w:val="CommentText"/>
      </w:pPr>
      <w:r>
        <w:rPr>
          <w:rStyle w:val="CommentReference"/>
        </w:rPr>
        <w:annotationRef/>
      </w:r>
      <w:r>
        <w:t>We’re requesting 1.5% of the initial investment to reuse these data, and that’s not even counting NEON</w:t>
      </w:r>
    </w:p>
  </w:comment>
  <w:comment w:id="14" w:author="Grace Wilkinson" w:date="2026-10-18T17:23:00Z" w:initials="GW">
    <w:p w14:paraId="70DE1ED3" w14:textId="77777777" w:rsidR="003219C6" w:rsidRDefault="003219C6" w:rsidP="003219C6">
      <w:pPr>
        <w:pStyle w:val="CommentText"/>
      </w:pPr>
      <w:r>
        <w:rPr>
          <w:rStyle w:val="CommentReference"/>
        </w:rPr>
        <w:annotationRef/>
      </w:r>
      <w:r>
        <w:t xml:space="preserve">Suggested change to better align our mechanistic predictions (in the Research Plan section) and the objectives. </w:t>
      </w:r>
    </w:p>
  </w:comment>
  <w:comment w:id="60" w:author="Grace Wilkinson" w:date="2026-10-19T04:35:00Z" w:initials="GW">
    <w:p w14:paraId="051EF017" w14:textId="77777777" w:rsidR="003027E2" w:rsidRDefault="003027E2" w:rsidP="003027E2">
      <w:pPr>
        <w:pStyle w:val="CommentText"/>
      </w:pPr>
      <w:r>
        <w:rPr>
          <w:rStyle w:val="CommentReference"/>
        </w:rPr>
        <w:annotationRef/>
      </w:r>
      <w:r>
        <w:t xml:space="preserve">Is this too strong of a statement? </w:t>
      </w:r>
    </w:p>
  </w:comment>
  <w:comment w:id="65" w:author="Grace Wilkinson" w:date="2026-10-15T06:24:00Z" w:initials="GW">
    <w:p w14:paraId="1BA1BCA0" w14:textId="77777777" w:rsidR="00746571" w:rsidRDefault="00746571" w:rsidP="00746571">
      <w:pPr>
        <w:pStyle w:val="CommentText"/>
      </w:pPr>
      <w:r>
        <w:rPr>
          <w:rStyle w:val="CommentReference"/>
        </w:rPr>
        <w:annotationRef/>
      </w:r>
      <w:r>
        <w:t>This edit is suggested to streamline the points made in this paragraph and the next paragraph. Maybe this edit and the next paragraph can be combined a bit more?</w:t>
      </w:r>
    </w:p>
  </w:comment>
  <w:comment w:id="66" w:author="Jonathan Walter" w:date="2026-10-15T13:33:00Z" w:initials="JW">
    <w:p w14:paraId="37E072A7" w14:textId="77777777" w:rsidR="00363B5A" w:rsidRDefault="00363B5A" w:rsidP="00363B5A">
      <w:r>
        <w:rPr>
          <w:rStyle w:val="CommentReference"/>
        </w:rPr>
        <w:annotationRef/>
      </w:r>
      <w:r>
        <w:rPr>
          <w:sz w:val="20"/>
          <w:szCs w:val="20"/>
        </w:rPr>
        <w:t>did some further recombining to improve flow</w:t>
      </w:r>
    </w:p>
  </w:comment>
  <w:comment w:id="98" w:author="Grace Wilkinson" w:date="2026-10-19T06:49:00Z" w:initials="GW">
    <w:p w14:paraId="30B0F251" w14:textId="77777777" w:rsidR="0095788C" w:rsidRDefault="0095788C" w:rsidP="0095788C">
      <w:pPr>
        <w:pStyle w:val="CommentText"/>
      </w:pPr>
      <w:r>
        <w:rPr>
          <w:rStyle w:val="CommentReference"/>
        </w:rPr>
        <w:annotationRef/>
      </w:r>
      <w:r>
        <w:t>Need to add 2022, 2024, 2025 DO in Peter, Paul, Tuesday</w:t>
      </w:r>
    </w:p>
  </w:comment>
  <w:comment w:id="102" w:author="Jonathan Walter" w:date="2026-09-22T11:56:00Z" w:initials="">
    <w:p w14:paraId="0000009A" w14:textId="77777777" w:rsidR="008E0D62" w:rsidRDefault="00581A3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DC0722">
        <w:rPr>
          <w:rFonts w:ascii="Arial" w:eastAsia="Arial" w:hAnsi="Arial" w:cs="Arial"/>
          <w:color w:val="000000"/>
          <w:sz w:val="22"/>
          <w:szCs w:val="22"/>
        </w:rPr>
        <w:t>Include a table of all the explanatory variables proposed if space.</w:t>
      </w:r>
    </w:p>
  </w:comment>
  <w:comment w:id="190" w:author="Jonathan Walter" w:date="2026-10-07T18:43:00Z" w:initials="">
    <w:p w14:paraId="000000AB" w14:textId="77777777" w:rsidR="008E0D62" w:rsidRDefault="00581A3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DC0722">
        <w:rPr>
          <w:rFonts w:ascii="Arial" w:eastAsia="Arial" w:hAnsi="Arial" w:cs="Arial"/>
          <w:color w:val="000000"/>
          <w:sz w:val="22"/>
          <w:szCs w:val="22"/>
        </w:rPr>
        <w:t>Needs reframing</w:t>
      </w:r>
    </w:p>
  </w:comment>
  <w:comment w:id="220" w:author="Jonathan Walter" w:date="2026-10-12T16:42:00Z" w:initials="">
    <w:p w14:paraId="000000AD" w14:textId="77777777" w:rsidR="008E0D62" w:rsidRDefault="00581A3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DC0722">
        <w:rPr>
          <w:rFonts w:ascii="Arial" w:eastAsia="Arial" w:hAnsi="Arial" w:cs="Arial"/>
          <w:color w:val="000000"/>
          <w:sz w:val="22"/>
          <w:szCs w:val="22"/>
        </w:rPr>
        <w:t>Add argument about the cost of this proposal vs. what's already been spent to collect the data?</w:t>
      </w:r>
    </w:p>
  </w:comment>
  <w:comment w:id="224" w:author="Jonathan Walter" w:date="2026-10-04T23:57:00Z" w:initials="">
    <w:p w14:paraId="000000A7" w14:textId="77777777" w:rsidR="008E0D62" w:rsidRDefault="00581A3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DC0722">
        <w:rPr>
          <w:rFonts w:ascii="Arial" w:eastAsia="Arial" w:hAnsi="Arial" w:cs="Arial"/>
          <w:color w:val="000000"/>
          <w:sz w:val="22"/>
          <w:szCs w:val="22"/>
        </w:rPr>
        <w:t>Brought this down from the old Intro para with some edits ... I see this as Intellectual Merit but I could also see sticking this as an opener to the Broader Impacts since it gets at societal impact.</w:t>
      </w:r>
    </w:p>
  </w:comment>
  <w:comment w:id="234" w:author="Grace Wilkinson" w:date="2026-10-15T06:01:00Z" w:initials="GW">
    <w:p w14:paraId="5C09EE2C" w14:textId="77777777" w:rsidR="005F5110" w:rsidRDefault="005F5110" w:rsidP="005F5110">
      <w:pPr>
        <w:pStyle w:val="CommentText"/>
      </w:pPr>
      <w:r>
        <w:rPr>
          <w:rStyle w:val="CommentReference"/>
        </w:rPr>
        <w:annotationRef/>
      </w:r>
      <w:r>
        <w:t xml:space="preserve">Not kidding, this is the mandated new terminology: </w:t>
      </w:r>
    </w:p>
    <w:p w14:paraId="23EBC034" w14:textId="77777777" w:rsidR="005F5110" w:rsidRDefault="005F5110" w:rsidP="005F5110">
      <w:pPr>
        <w:pStyle w:val="CommentText"/>
      </w:pPr>
      <w:hyperlink r:id="rId1" w:history="1">
        <w:r w:rsidRPr="00720750">
          <w:rPr>
            <w:rStyle w:val="Hyperlink"/>
          </w:rPr>
          <w:t>https://www.whitehouse.gov/presidential-actions/2026/09/inaugurating-the-era-of-super-intelligence/</w:t>
        </w:r>
      </w:hyperlink>
      <w:r>
        <w:br/>
      </w:r>
      <w:r>
        <w:br/>
        <w:t xml:space="preserve">and NSF rolled over immediately: </w:t>
      </w:r>
      <w:hyperlink r:id="rId2" w:history="1">
        <w:r w:rsidRPr="00720750">
          <w:rPr>
            <w:rStyle w:val="Hyperlink"/>
          </w:rPr>
          <w:t>https://www.nsf.gov/focus-areas/si</w:t>
        </w:r>
      </w:hyperlink>
      <w:r>
        <w:t xml:space="preserve"> </w:t>
      </w:r>
    </w:p>
  </w:comment>
  <w:comment w:id="235" w:author="Jonathan Walter" w:date="2026-08-14T12:00:00Z" w:initials="">
    <w:p w14:paraId="0000009D" w14:textId="77777777" w:rsidR="008E0D62" w:rsidRDefault="00581A3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DC0722">
        <w:rPr>
          <w:rFonts w:ascii="Arial" w:eastAsia="Arial" w:hAnsi="Arial" w:cs="Arial"/>
          <w:color w:val="000000"/>
          <w:sz w:val="22"/>
          <w:szCs w:val="22"/>
        </w:rPr>
        <w:t>Will need to expand in new version.</w:t>
      </w:r>
    </w:p>
  </w:comment>
  <w:comment w:id="236" w:author="Grace Wilkinson" w:date="2026-10-19T07:58:00Z" w:initials="GW">
    <w:p w14:paraId="5932513B" w14:textId="77777777" w:rsidR="008A038F" w:rsidRDefault="008A038F" w:rsidP="008A038F">
      <w:pPr>
        <w:pStyle w:val="CommentText"/>
      </w:pPr>
      <w:r>
        <w:rPr>
          <w:rStyle w:val="CommentReference"/>
        </w:rPr>
        <w:annotationRef/>
      </w:r>
      <w:r>
        <w:t>Has to be on its own line per PAPPG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1CFA49" w15:done="0"/>
  <w15:commentEx w15:paraId="3F1577E6" w15:done="0"/>
  <w15:commentEx w15:paraId="15DDFC6F" w15:paraIdParent="3F1577E6" w15:done="0"/>
  <w15:commentEx w15:paraId="70DE1ED3" w15:done="0"/>
  <w15:commentEx w15:paraId="051EF017" w15:done="0"/>
  <w15:commentEx w15:paraId="1BA1BCA0" w15:done="0"/>
  <w15:commentEx w15:paraId="37E072A7" w15:paraIdParent="1BA1BCA0" w15:done="0"/>
  <w15:commentEx w15:paraId="30B0F251" w15:done="0"/>
  <w15:commentEx w15:paraId="0000009A" w15:done="0"/>
  <w15:commentEx w15:paraId="000000AB" w15:done="0"/>
  <w15:commentEx w15:paraId="000000AD" w15:done="0"/>
  <w15:commentEx w15:paraId="000000A7" w15:done="0"/>
  <w15:commentEx w15:paraId="23EBC034" w15:done="0"/>
  <w15:commentEx w15:paraId="0000009D" w15:done="0"/>
  <w15:commentEx w15:paraId="593251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3BDF9" w16cex:dateUtc="2026-10-15T09:59:00Z"/>
  <w16cex:commentExtensible w16cex:durableId="3551409C" w16cex:dateUtc="2026-10-18T21:53:00Z"/>
  <w16cex:commentExtensible w16cex:durableId="50F0DDAF" w16cex:dateUtc="2026-10-18T21:54:00Z"/>
  <w16cex:commentExtensible w16cex:durableId="48ED0D10" w16cex:dateUtc="2026-10-18T22:23:00Z"/>
  <w16cex:commentExtensible w16cex:durableId="5BF43B67" w16cex:dateUtc="2026-10-19T09:35:00Z"/>
  <w16cex:commentExtensible w16cex:durableId="60075BCC" w16cex:dateUtc="2026-10-15T11:24:00Z"/>
  <w16cex:commentExtensible w16cex:durableId="0E377B95" w16cex:dateUtc="2026-10-15T20:33:00Z"/>
  <w16cex:commentExtensible w16cex:durableId="2E765D2C" w16cex:dateUtc="2026-10-19T11:49:00Z"/>
  <w16cex:commentExtensible w16cex:durableId="1C7C46F6" w16cex:dateUtc="2026-10-15T11:01:00Z"/>
  <w16cex:commentExtensible w16cex:durableId="158C9371" w16cex:dateUtc="2026-10-19T1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1CFA49" w16cid:durableId="0163BDF9"/>
  <w16cid:commentId w16cid:paraId="3F1577E6" w16cid:durableId="3551409C"/>
  <w16cid:commentId w16cid:paraId="15DDFC6F" w16cid:durableId="50F0DDAF"/>
  <w16cid:commentId w16cid:paraId="70DE1ED3" w16cid:durableId="48ED0D10"/>
  <w16cid:commentId w16cid:paraId="051EF017" w16cid:durableId="5BF43B67"/>
  <w16cid:commentId w16cid:paraId="1BA1BCA0" w16cid:durableId="60075BCC"/>
  <w16cid:commentId w16cid:paraId="37E072A7" w16cid:durableId="0E377B95"/>
  <w16cid:commentId w16cid:paraId="30B0F251" w16cid:durableId="2E765D2C"/>
  <w16cid:commentId w16cid:paraId="0000009A" w16cid:durableId="2E79CC45"/>
  <w16cid:commentId w16cid:paraId="000000AB" w16cid:durableId="2E79CC40"/>
  <w16cid:commentId w16cid:paraId="000000AD" w16cid:durableId="2E79CC3F"/>
  <w16cid:commentId w16cid:paraId="000000A7" w16cid:durableId="2E79CC3E"/>
  <w16cid:commentId w16cid:paraId="23EBC034" w16cid:durableId="1C7C46F6"/>
  <w16cid:commentId w16cid:paraId="0000009D" w16cid:durableId="2E79CC3D"/>
  <w16cid:commentId w16cid:paraId="5932513B" w16cid:durableId="158C93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D7FEBB7-227B-40F3-92FD-78639C3F2EB1}"/>
    <w:embedBold r:id="rId2" w:fontKey="{C0622C81-A488-41A9-BF5B-3F99B6A43A7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3" w:fontKey="{E1BEB300-B1C8-4FA1-B254-6A65E85BD3F5}"/>
    <w:embedBold r:id="rId4" w:fontKey="{11CE3766-1615-4D57-8A2D-CD9491DBF805}"/>
    <w:embedItalic r:id="rId5" w:fontKey="{CBA2AB21-F479-4E62-8C1F-B88B2F263F84}"/>
    <w:embedBoldItalic r:id="rId6" w:fontKey="{01758881-42EA-475F-B3D0-755C72A7FDC7}"/>
  </w:font>
  <w:font w:name="Play">
    <w:charset w:val="00"/>
    <w:family w:val="auto"/>
    <w:pitch w:val="default"/>
    <w:embedRegular r:id="rId7" w:fontKey="{B863D289-A3CC-490C-9F71-7E34EFEE0BB7}"/>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8" w:fontKey="{1F3D0C42-39A2-4CED-A9C8-46F164861EB5}"/>
  </w:font>
  <w:font w:name="Cambria Math">
    <w:panose1 w:val="02040503050406030204"/>
    <w:charset w:val="00"/>
    <w:family w:val="roman"/>
    <w:pitch w:val="variable"/>
    <w:sig w:usb0="E00006FF" w:usb1="420024FF" w:usb2="02000000" w:usb3="00000000" w:csb0="0000019F" w:csb1="00000000"/>
    <w:embedRegular r:id="rId9" w:fontKey="{20476142-6E3C-4E82-B63E-C24519BC1010}"/>
    <w:embedItalic r:id="rId10" w:fontKey="{899E9331-01CC-4953-98D4-CCFC56E5C0D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15652"/>
    <w:multiLevelType w:val="multilevel"/>
    <w:tmpl w:val="9E8016CA"/>
    <w:lvl w:ilvl="0">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632390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ce Wilkinson">
    <w15:presenceInfo w15:providerId="Windows Live" w15:userId="eb44a1ebd425f6aa"/>
  </w15:person>
  <w15:person w15:author="Jonathan Walter">
    <w15:presenceInfo w15:providerId="Windows Live" w15:userId="db612881965ac4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D62"/>
    <w:rsid w:val="00017A1D"/>
    <w:rsid w:val="00025680"/>
    <w:rsid w:val="000647A3"/>
    <w:rsid w:val="00095D48"/>
    <w:rsid w:val="000A764C"/>
    <w:rsid w:val="000D474E"/>
    <w:rsid w:val="000E1D1A"/>
    <w:rsid w:val="000E6DB0"/>
    <w:rsid w:val="00116900"/>
    <w:rsid w:val="001435B5"/>
    <w:rsid w:val="0014700A"/>
    <w:rsid w:val="0016439E"/>
    <w:rsid w:val="00172313"/>
    <w:rsid w:val="00190CE3"/>
    <w:rsid w:val="001A10F8"/>
    <w:rsid w:val="0021034E"/>
    <w:rsid w:val="002130A2"/>
    <w:rsid w:val="002142C1"/>
    <w:rsid w:val="002301AF"/>
    <w:rsid w:val="0023036A"/>
    <w:rsid w:val="0027476B"/>
    <w:rsid w:val="00297799"/>
    <w:rsid w:val="002C43FD"/>
    <w:rsid w:val="003027E2"/>
    <w:rsid w:val="003219C6"/>
    <w:rsid w:val="00343764"/>
    <w:rsid w:val="00363B5A"/>
    <w:rsid w:val="00370227"/>
    <w:rsid w:val="00395629"/>
    <w:rsid w:val="003C2F69"/>
    <w:rsid w:val="003D5DFB"/>
    <w:rsid w:val="00404C0E"/>
    <w:rsid w:val="00412AC0"/>
    <w:rsid w:val="0044395F"/>
    <w:rsid w:val="004A69CE"/>
    <w:rsid w:val="004E5319"/>
    <w:rsid w:val="00581A3F"/>
    <w:rsid w:val="005E063E"/>
    <w:rsid w:val="005F5110"/>
    <w:rsid w:val="00600869"/>
    <w:rsid w:val="00661B85"/>
    <w:rsid w:val="00705891"/>
    <w:rsid w:val="00746571"/>
    <w:rsid w:val="00767EA0"/>
    <w:rsid w:val="00772CA5"/>
    <w:rsid w:val="007B627B"/>
    <w:rsid w:val="007C3C7B"/>
    <w:rsid w:val="007F799C"/>
    <w:rsid w:val="00806A1B"/>
    <w:rsid w:val="008166EC"/>
    <w:rsid w:val="0083067F"/>
    <w:rsid w:val="00845E4D"/>
    <w:rsid w:val="00850656"/>
    <w:rsid w:val="00851D84"/>
    <w:rsid w:val="008A038F"/>
    <w:rsid w:val="008A5D15"/>
    <w:rsid w:val="008C3AB5"/>
    <w:rsid w:val="008C66C0"/>
    <w:rsid w:val="008D170F"/>
    <w:rsid w:val="008E0D62"/>
    <w:rsid w:val="009225C1"/>
    <w:rsid w:val="0095788C"/>
    <w:rsid w:val="009736A8"/>
    <w:rsid w:val="009A0DF3"/>
    <w:rsid w:val="00A22AC9"/>
    <w:rsid w:val="00A4565D"/>
    <w:rsid w:val="00A47CED"/>
    <w:rsid w:val="00AA26AD"/>
    <w:rsid w:val="00AA3A84"/>
    <w:rsid w:val="00AC0731"/>
    <w:rsid w:val="00AD3E3E"/>
    <w:rsid w:val="00AF6CFC"/>
    <w:rsid w:val="00B56A94"/>
    <w:rsid w:val="00B911D9"/>
    <w:rsid w:val="00BB6249"/>
    <w:rsid w:val="00C03BA0"/>
    <w:rsid w:val="00C46863"/>
    <w:rsid w:val="00C55D47"/>
    <w:rsid w:val="00C979E4"/>
    <w:rsid w:val="00CD0E87"/>
    <w:rsid w:val="00CD7391"/>
    <w:rsid w:val="00CF53C7"/>
    <w:rsid w:val="00D01717"/>
    <w:rsid w:val="00D31ACC"/>
    <w:rsid w:val="00D530A4"/>
    <w:rsid w:val="00D57FAE"/>
    <w:rsid w:val="00D928AE"/>
    <w:rsid w:val="00DA3BCB"/>
    <w:rsid w:val="00DB2399"/>
    <w:rsid w:val="00DC0722"/>
    <w:rsid w:val="00DD1932"/>
    <w:rsid w:val="00E049E4"/>
    <w:rsid w:val="00E23E73"/>
    <w:rsid w:val="00E2690A"/>
    <w:rsid w:val="00E27E4A"/>
    <w:rsid w:val="00E44946"/>
    <w:rsid w:val="00E4533F"/>
    <w:rsid w:val="00E51583"/>
    <w:rsid w:val="00EB6EF1"/>
    <w:rsid w:val="00EF36EB"/>
    <w:rsid w:val="00F02E59"/>
    <w:rsid w:val="00F14503"/>
    <w:rsid w:val="00F61F65"/>
    <w:rsid w:val="00F955BA"/>
    <w:rsid w:val="00FF6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A02A"/>
  <w15:docId w15:val="{7EACB670-F964-45D6-AC70-277A71694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E5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E5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E9"/>
    <w:rPr>
      <w:rFonts w:eastAsiaTheme="majorEastAsia" w:cstheme="majorBidi"/>
      <w:color w:val="272727" w:themeColor="text1" w:themeTint="D8"/>
    </w:rPr>
  </w:style>
  <w:style w:type="character" w:customStyle="1" w:styleId="TitleChar">
    <w:name w:val="Title Char"/>
    <w:basedOn w:val="DefaultParagraphFont"/>
    <w:link w:val="Title"/>
    <w:uiPriority w:val="10"/>
    <w:rsid w:val="00DE5DE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5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E9"/>
    <w:pPr>
      <w:spacing w:before="160"/>
      <w:jc w:val="center"/>
    </w:pPr>
    <w:rPr>
      <w:i/>
      <w:iCs/>
      <w:color w:val="404040" w:themeColor="text1" w:themeTint="BF"/>
    </w:rPr>
  </w:style>
  <w:style w:type="character" w:customStyle="1" w:styleId="QuoteChar">
    <w:name w:val="Quote Char"/>
    <w:basedOn w:val="DefaultParagraphFont"/>
    <w:link w:val="Quote"/>
    <w:uiPriority w:val="29"/>
    <w:rsid w:val="00DE5DE9"/>
    <w:rPr>
      <w:i/>
      <w:iCs/>
      <w:color w:val="404040" w:themeColor="text1" w:themeTint="BF"/>
    </w:rPr>
  </w:style>
  <w:style w:type="paragraph" w:styleId="ListParagraph">
    <w:name w:val="List Paragraph"/>
    <w:basedOn w:val="Normal"/>
    <w:uiPriority w:val="34"/>
    <w:qFormat/>
    <w:rsid w:val="00DE5DE9"/>
    <w:pPr>
      <w:ind w:left="720"/>
      <w:contextualSpacing/>
    </w:pPr>
  </w:style>
  <w:style w:type="character" w:styleId="IntenseEmphasis">
    <w:name w:val="Intense Emphasis"/>
    <w:basedOn w:val="DefaultParagraphFont"/>
    <w:uiPriority w:val="21"/>
    <w:qFormat/>
    <w:rsid w:val="00DE5DE9"/>
    <w:rPr>
      <w:i/>
      <w:iCs/>
      <w:color w:val="0F4761" w:themeColor="accent1" w:themeShade="BF"/>
    </w:rPr>
  </w:style>
  <w:style w:type="paragraph" w:styleId="IntenseQuote">
    <w:name w:val="Intense Quote"/>
    <w:basedOn w:val="Normal"/>
    <w:next w:val="Normal"/>
    <w:link w:val="IntenseQuoteChar"/>
    <w:uiPriority w:val="30"/>
    <w:qFormat/>
    <w:rsid w:val="00DE5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DE9"/>
    <w:rPr>
      <w:i/>
      <w:iCs/>
      <w:color w:val="0F4761" w:themeColor="accent1" w:themeShade="BF"/>
    </w:rPr>
  </w:style>
  <w:style w:type="character" w:styleId="IntenseReference">
    <w:name w:val="Intense Reference"/>
    <w:basedOn w:val="DefaultParagraphFont"/>
    <w:uiPriority w:val="32"/>
    <w:qFormat/>
    <w:rsid w:val="00DE5DE9"/>
    <w:rPr>
      <w:b/>
      <w:bCs/>
      <w:smallCaps/>
      <w:color w:val="0F4761" w:themeColor="accent1" w:themeShade="BF"/>
      <w:spacing w:val="5"/>
    </w:rPr>
  </w:style>
  <w:style w:type="paragraph" w:styleId="NormalWeb">
    <w:name w:val="Normal (Web)"/>
    <w:basedOn w:val="Normal"/>
    <w:uiPriority w:val="99"/>
    <w:unhideWhenUsed/>
    <w:rsid w:val="00B96014"/>
    <w:pPr>
      <w:spacing w:before="100" w:beforeAutospacing="1" w:after="100" w:afterAutospacing="1" w:line="240" w:lineRule="auto"/>
    </w:pPr>
    <w:rPr>
      <w:rFonts w:ascii="Times New Roman" w:eastAsia="Times New Roman" w:hAnsi="Times New Roman" w:cs="Times New Roman"/>
    </w:rPr>
  </w:style>
  <w:style w:type="table" w:styleId="TableGrid">
    <w:name w:val="Table Grid"/>
    <w:basedOn w:val="TableNormal"/>
    <w:uiPriority w:val="39"/>
    <w:rsid w:val="00B96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666B2"/>
    <w:pPr>
      <w:spacing w:after="0" w:line="240" w:lineRule="auto"/>
    </w:pPr>
  </w:style>
  <w:style w:type="character" w:styleId="CommentReference">
    <w:name w:val="annotation reference"/>
    <w:basedOn w:val="DefaultParagraphFont"/>
    <w:uiPriority w:val="99"/>
    <w:semiHidden/>
    <w:unhideWhenUsed/>
    <w:rsid w:val="004666B2"/>
    <w:rPr>
      <w:sz w:val="16"/>
      <w:szCs w:val="16"/>
    </w:rPr>
  </w:style>
  <w:style w:type="paragraph" w:styleId="CommentText">
    <w:name w:val="annotation text"/>
    <w:basedOn w:val="Normal"/>
    <w:link w:val="CommentTextChar"/>
    <w:uiPriority w:val="99"/>
    <w:unhideWhenUsed/>
    <w:rsid w:val="004666B2"/>
    <w:pPr>
      <w:spacing w:line="240" w:lineRule="auto"/>
    </w:pPr>
    <w:rPr>
      <w:sz w:val="20"/>
      <w:szCs w:val="20"/>
    </w:rPr>
  </w:style>
  <w:style w:type="character" w:customStyle="1" w:styleId="CommentTextChar">
    <w:name w:val="Comment Text Char"/>
    <w:basedOn w:val="DefaultParagraphFont"/>
    <w:link w:val="CommentText"/>
    <w:uiPriority w:val="99"/>
    <w:rsid w:val="004666B2"/>
    <w:rPr>
      <w:sz w:val="20"/>
      <w:szCs w:val="20"/>
    </w:rPr>
  </w:style>
  <w:style w:type="paragraph" w:styleId="CommentSubject">
    <w:name w:val="annotation subject"/>
    <w:basedOn w:val="CommentText"/>
    <w:next w:val="CommentText"/>
    <w:link w:val="CommentSubjectChar"/>
    <w:uiPriority w:val="99"/>
    <w:semiHidden/>
    <w:unhideWhenUsed/>
    <w:rsid w:val="004666B2"/>
    <w:rPr>
      <w:b/>
      <w:bCs/>
    </w:rPr>
  </w:style>
  <w:style w:type="character" w:customStyle="1" w:styleId="CommentSubjectChar">
    <w:name w:val="Comment Subject Char"/>
    <w:basedOn w:val="CommentTextChar"/>
    <w:link w:val="CommentSubject"/>
    <w:uiPriority w:val="99"/>
    <w:semiHidden/>
    <w:rsid w:val="004666B2"/>
    <w:rPr>
      <w:b/>
      <w:bCs/>
      <w:sz w:val="20"/>
      <w:szCs w:val="20"/>
    </w:rPr>
  </w:style>
  <w:style w:type="character" w:styleId="PlaceholderText">
    <w:name w:val="Placeholder Text"/>
    <w:basedOn w:val="DefaultParagraphFont"/>
    <w:uiPriority w:val="99"/>
    <w:semiHidden/>
    <w:rsid w:val="005B3836"/>
    <w:rPr>
      <w:color w:val="666666"/>
    </w:rPr>
  </w:style>
  <w:style w:type="character" w:styleId="Hyperlink">
    <w:name w:val="Hyperlink"/>
    <w:basedOn w:val="DefaultParagraphFont"/>
    <w:uiPriority w:val="99"/>
    <w:unhideWhenUsed/>
    <w:rsid w:val="009A6DD7"/>
    <w:rPr>
      <w:color w:val="467886" w:themeColor="hyperlink"/>
      <w:u w:val="single"/>
    </w:rPr>
  </w:style>
  <w:style w:type="character" w:styleId="UnresolvedMention">
    <w:name w:val="Unresolved Mention"/>
    <w:basedOn w:val="DefaultParagraphFont"/>
    <w:uiPriority w:val="99"/>
    <w:semiHidden/>
    <w:unhideWhenUsed/>
    <w:rsid w:val="009A6DD7"/>
    <w:rPr>
      <w:color w:val="605E5C"/>
      <w:shd w:val="clear" w:color="auto" w:fill="E1DFDD"/>
    </w:rPr>
  </w:style>
  <w:style w:type="paragraph" w:styleId="Bibliography">
    <w:name w:val="Bibliography"/>
    <w:basedOn w:val="Normal"/>
    <w:next w:val="Normal"/>
    <w:uiPriority w:val="37"/>
    <w:unhideWhenUsed/>
    <w:rsid w:val="009B7037"/>
    <w:pPr>
      <w:spacing w:after="0" w:line="480" w:lineRule="auto"/>
      <w:ind w:left="720" w:hanging="720"/>
    </w:pPr>
  </w:style>
  <w:style w:type="table" w:customStyle="1" w:styleId="a">
    <w:basedOn w:val="TableNormal"/>
    <w:pPr>
      <w:spacing w:after="0" w:line="240" w:lineRule="auto"/>
    </w:pPr>
    <w:tblPr>
      <w:tblStyleRowBandSize w:val="1"/>
      <w:tblStyleColBandSize w:val="1"/>
      <w:tblCellMar>
        <w:left w:w="0" w:type="dxa"/>
        <w:right w:w="29" w:type="dxa"/>
      </w:tblCellMar>
    </w:tblPr>
  </w:style>
  <w:style w:type="table" w:customStyle="1" w:styleId="a0">
    <w:basedOn w:val="TableNormal"/>
    <w:tblPr>
      <w:tblStyleRowBandSize w:val="1"/>
      <w:tblStyleColBandSize w:val="1"/>
    </w:tblPr>
  </w:style>
  <w:style w:type="table" w:customStyle="1" w:styleId="a1">
    <w:basedOn w:val="TableNormal"/>
    <w:pPr>
      <w:spacing w:after="0" w:line="240" w:lineRule="auto"/>
    </w:pPr>
    <w:tblPr>
      <w:tblStyleRowBandSize w:val="1"/>
      <w:tblStyleColBandSize w:val="1"/>
      <w:tblCellMar>
        <w:left w:w="29" w:type="dxa"/>
        <w:right w:w="29"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2">
    <w:basedOn w:val="TableNormal"/>
    <w:pPr>
      <w:spacing w:after="0" w:line="240" w:lineRule="auto"/>
    </w:pPr>
    <w:tblPr>
      <w:tblStyleRowBandSize w:val="1"/>
      <w:tblStyleColBandSize w:val="1"/>
      <w:tblCellMar>
        <w:left w:w="0" w:type="dxa"/>
        <w:right w:w="29" w:type="dxa"/>
      </w:tblCellMar>
    </w:tblPr>
  </w:style>
  <w:style w:type="table" w:customStyle="1" w:styleId="a3">
    <w:basedOn w:val="TableNormal"/>
    <w:tblPr>
      <w:tblStyleRowBandSize w:val="1"/>
      <w:tblStyleColBandSize w:val="1"/>
    </w:tblPr>
  </w:style>
  <w:style w:type="table" w:customStyle="1" w:styleId="a4">
    <w:basedOn w:val="TableNormal"/>
    <w:pPr>
      <w:spacing w:after="0" w:line="240" w:lineRule="auto"/>
    </w:pPr>
    <w:tblPr>
      <w:tblStyleRowBandSize w:val="1"/>
      <w:tblStyleColBandSize w:val="1"/>
      <w:tblCellMar>
        <w:left w:w="29" w:type="dxa"/>
        <w:right w:w="2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www.nsf.gov/focus-areas/si" TargetMode="External"/><Relationship Id="rId1" Type="http://schemas.openxmlformats.org/officeDocument/2006/relationships/hyperlink" Target="https://www.whitehouse.gov/presidential-actions/2026/09/inaugurating-the-era-of-super-intelligenc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fAq50Wxs7fJgpbc0kObboxK1g==">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13464</Words>
  <Characters>76747</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Jonathan Walter</dc:creator>
  <cp:lastModifiedBy>Grace Wilkinson</cp:lastModifiedBy>
  <cp:revision>5</cp:revision>
  <dcterms:created xsi:type="dcterms:W3CDTF">2026-10-19T15:41:00Z</dcterms:created>
  <dcterms:modified xsi:type="dcterms:W3CDTF">2026-10-20T12:46:00Z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id="mT1AkvWv"/&gt;&lt;style id="http://www.zotero.org/styles/limnology-and-oceanography" hasBibliography="1" bibliographyStyleHasBeenSet="1"/&gt;&lt;prefs&gt;&lt;pref name="fieldType" value="Field"/&gt;&lt;pref name="dontAsk</vt:lpwstr>
  </property>
  <property fmtid="{D5CDD505-2E9C-101B-9397-08002B2CF9AE}" pid="3" name="ZOTERO_PREF_2">
    <vt:lpwstr>DelayCitationUpdates" value="true"/&gt;&lt;/prefs&gt;&lt;/data&gt;</vt:lpwstr>
  </property>
</Properties>
</file>